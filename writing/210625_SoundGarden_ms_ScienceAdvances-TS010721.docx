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XAbstract"/>
        <w:spacing w:before="120" w:after="240"/>
        <w:jc w:val="center"/>
        <w:rPr/>
      </w:pPr>
      <w:r>
        <w:rPr/>
      </w:r>
    </w:p>
    <w:p>
      <w:pPr>
        <w:pStyle w:val="Paragraph"/>
        <w:spacing w:before="0" w:after="0"/>
        <w:ind w:left="0" w:right="0" w:hanging="0"/>
        <w:rPr>
          <w:b/>
          <w:b/>
          <w:smallCaps/>
        </w:rPr>
      </w:pPr>
      <w:r>
        <w:rPr>
          <w:b/>
          <w:smallCaps/>
        </w:rPr>
        <w:t>Front Matter</w:t>
      </w:r>
    </w:p>
    <w:p>
      <w:pPr>
        <w:pStyle w:val="Paragraph"/>
        <w:spacing w:before="0" w:after="0"/>
        <w:ind w:left="0" w:right="0" w:hanging="0"/>
        <w:rPr>
          <w:b/>
          <w:b/>
          <w:smallCaps/>
        </w:rPr>
      </w:pPr>
      <w:r>
        <w:rPr>
          <w:b/>
          <w:smallCaps/>
        </w:rPr>
      </w:r>
    </w:p>
    <w:p>
      <w:pPr>
        <w:pStyle w:val="Head"/>
        <w:spacing w:before="0" w:after="0"/>
        <w:jc w:val="left"/>
        <w:rPr>
          <w:sz w:val="24"/>
          <w:szCs w:val="24"/>
        </w:rPr>
      </w:pPr>
      <w:r>
        <w:rPr>
          <w:sz w:val="24"/>
          <w:szCs w:val="24"/>
        </w:rPr>
        <w:t xml:space="preserve">Full Title </w:t>
      </w:r>
    </w:p>
    <w:p>
      <w:pPr>
        <w:pStyle w:val="Normal"/>
        <w:rPr>
          <w:rFonts w:eastAsia="Times New Roman"/>
          <w:bCs/>
          <w:kern w:val="2"/>
          <w:sz w:val="24"/>
          <w:szCs w:val="24"/>
        </w:rPr>
      </w:pPr>
      <w:r>
        <w:rPr>
          <w:rFonts w:eastAsia="Times New Roman"/>
          <w:bCs/>
          <w:kern w:val="2"/>
          <w:sz w:val="24"/>
          <w:szCs w:val="24"/>
        </w:rPr>
        <w:t>Sound Garden: How snakes respond to airborne sounds</w:t>
      </w:r>
    </w:p>
    <w:p>
      <w:pPr>
        <w:pStyle w:val="Normal"/>
        <w:rPr>
          <w:rFonts w:eastAsia="Times New Roman"/>
          <w:bCs/>
          <w:kern w:val="2"/>
          <w:sz w:val="24"/>
          <w:szCs w:val="24"/>
        </w:rPr>
      </w:pPr>
      <w:r>
        <w:rPr>
          <w:rFonts w:eastAsia="Times New Roman"/>
          <w:bCs/>
          <w:kern w:val="2"/>
          <w:sz w:val="24"/>
          <w:szCs w:val="24"/>
        </w:rPr>
      </w:r>
    </w:p>
    <w:p>
      <w:pPr>
        <w:pStyle w:val="Head"/>
        <w:spacing w:before="0" w:after="0"/>
        <w:jc w:val="left"/>
        <w:rPr>
          <w:sz w:val="24"/>
          <w:szCs w:val="24"/>
        </w:rPr>
      </w:pPr>
      <w:r>
        <w:rPr>
          <w:sz w:val="24"/>
          <w:szCs w:val="24"/>
        </w:rPr>
        <w:t xml:space="preserve">Short Title </w:t>
      </w:r>
    </w:p>
    <w:p>
      <w:pPr>
        <w:pStyle w:val="Normal"/>
        <w:rPr>
          <w:rFonts w:eastAsia="Times New Roman"/>
          <w:bCs/>
          <w:kern w:val="2"/>
          <w:sz w:val="24"/>
          <w:szCs w:val="24"/>
          <w:lang w:val="en-AU"/>
        </w:rPr>
      </w:pPr>
      <w:r>
        <w:rPr>
          <w:rFonts w:eastAsia="Times New Roman"/>
          <w:bCs/>
          <w:kern w:val="2"/>
          <w:sz w:val="24"/>
          <w:szCs w:val="24"/>
          <w:lang w:val="en-AU"/>
        </w:rPr>
        <w:t>How snakes respond to airborne sounds</w:t>
      </w:r>
    </w:p>
    <w:p>
      <w:pPr>
        <w:pStyle w:val="Teaser"/>
        <w:spacing w:before="0" w:after="0"/>
        <w:rPr>
          <w:b/>
          <w:b/>
        </w:rPr>
      </w:pPr>
      <w:r>
        <w:rPr>
          <w:b/>
        </w:rPr>
      </w:r>
    </w:p>
    <w:p>
      <w:pPr>
        <w:pStyle w:val="Teaser"/>
        <w:spacing w:before="0" w:after="0"/>
        <w:rPr>
          <w:b/>
          <w:b/>
        </w:rPr>
      </w:pPr>
      <w:r>
        <w:rPr>
          <w:b/>
        </w:rPr>
        <w:t>Authors</w:t>
      </w:r>
    </w:p>
    <w:p>
      <w:pPr>
        <w:pStyle w:val="Normal"/>
        <w:rPr/>
      </w:pPr>
      <w:r>
        <w:rPr>
          <w:u w:val="single"/>
        </w:rPr>
        <w:t>Christina N. Zdenek</w:t>
      </w:r>
      <w:r>
        <w:rPr/>
        <w:t>*</w:t>
      </w:r>
      <w:r>
        <w:rPr>
          <w:shd w:fill="FFFFFF" w:val="clear"/>
          <w:vertAlign w:val="superscript"/>
        </w:rPr>
        <w:t>1</w:t>
      </w:r>
      <w:r>
        <w:rPr/>
        <w:t>, Chris Hay</w:t>
      </w:r>
      <w:r>
        <w:rPr>
          <w:vertAlign w:val="superscript"/>
        </w:rPr>
        <w:t>2</w:t>
      </w:r>
      <w:r>
        <w:rPr/>
        <w:t>, Timothy Staples</w:t>
      </w:r>
      <w:r>
        <w:rPr>
          <w:vertAlign w:val="superscript"/>
        </w:rPr>
        <w:t>3</w:t>
      </w:r>
      <w:r>
        <w:rPr/>
        <w:t>, Lachlan Bourke</w:t>
      </w:r>
      <w:r>
        <w:rPr>
          <w:vertAlign w:val="superscript"/>
        </w:rPr>
        <w:t>4</w:t>
      </w:r>
      <w:r>
        <w:rPr/>
        <w:t>, Damian Candusso</w:t>
      </w:r>
      <w:r>
        <w:rPr>
          <w:vertAlign w:val="superscript"/>
        </w:rPr>
        <w:t>5</w:t>
      </w:r>
    </w:p>
    <w:p>
      <w:pPr>
        <w:pStyle w:val="Normal"/>
        <w:rPr/>
      </w:pPr>
      <w:r>
        <w:rPr/>
      </w:r>
    </w:p>
    <w:p>
      <w:pPr>
        <w:pStyle w:val="Paragraph"/>
        <w:spacing w:before="0" w:after="0"/>
        <w:ind w:left="0" w:right="0" w:hanging="0"/>
        <w:rPr>
          <w:b/>
          <w:b/>
        </w:rPr>
      </w:pPr>
      <w:r>
        <w:rPr>
          <w:b/>
        </w:rPr>
      </w:r>
    </w:p>
    <w:p>
      <w:pPr>
        <w:pStyle w:val="Paragraph"/>
        <w:spacing w:before="0" w:after="0"/>
        <w:ind w:left="0" w:right="0" w:hanging="0"/>
        <w:rPr/>
      </w:pPr>
      <w:r>
        <w:rPr>
          <w:b/>
        </w:rPr>
        <w:t>Affiliations</w:t>
      </w:r>
      <w:r>
        <w:rPr/>
        <w:t xml:space="preserve"> </w:t>
      </w:r>
    </w:p>
    <w:p>
      <w:pPr>
        <w:pStyle w:val="Normal"/>
        <w:rPr/>
      </w:pPr>
      <w:r>
        <w:rPr>
          <w:shd w:fill="FFFFFF" w:val="clear"/>
          <w:vertAlign w:val="superscript"/>
        </w:rPr>
        <w:t xml:space="preserve">1 </w:t>
      </w:r>
      <w:r>
        <w:rPr>
          <w:shd w:fill="FFFFFF" w:val="clear"/>
        </w:rPr>
        <w:t>Venom Evolution Lab, School of Biological Sciences, The University of Queensland, St. Lucia QLD 4072, Australia. Orcid: 0000-0002-0385-500X</w:t>
      </w:r>
    </w:p>
    <w:p>
      <w:pPr>
        <w:pStyle w:val="Normal"/>
        <w:rPr/>
      </w:pPr>
      <w:r>
        <w:rPr>
          <w:shd w:fill="FFFFFF" w:val="clear"/>
          <w:vertAlign w:val="superscript"/>
        </w:rPr>
        <w:t xml:space="preserve">2 </w:t>
      </w:r>
      <w:r>
        <w:rPr>
          <w:rFonts w:ascii="Calibri" w:hAnsi="Calibri" w:cs="Calibri"/>
        </w:rPr>
        <w:t>﻿</w:t>
      </w:r>
      <w:r>
        <w:rPr/>
        <w:t>Australian School of Herpetology, Southport, QLD, Australia. Tropidechis@hotmail.com</w:t>
      </w:r>
    </w:p>
    <w:p>
      <w:pPr>
        <w:pStyle w:val="Normal"/>
        <w:rPr/>
      </w:pPr>
      <w:r>
        <w:rPr>
          <w:shd w:fill="FFFFFF" w:val="clear"/>
          <w:vertAlign w:val="superscript"/>
        </w:rPr>
        <w:t>3</w:t>
      </w:r>
      <w:r>
        <w:rPr/>
        <w:t xml:space="preserve"> Marine PaleoEcology Lab, </w:t>
      </w:r>
      <w:r>
        <w:rPr>
          <w:shd w:fill="FFFFFF" w:val="clear"/>
        </w:rPr>
        <w:t xml:space="preserve">The University of Queensland, St. Lucia QLD 4072, Australia. </w:t>
      </w:r>
      <w:hyperlink r:id="rId2">
        <w:r>
          <w:rPr>
            <w:rStyle w:val="InternetLink"/>
          </w:rPr>
          <w:t>t.staples@uq.edu.au</w:t>
        </w:r>
      </w:hyperlink>
      <w:r>
        <w:rPr/>
        <w:t>. Orcid: 0000-0002-8550-2661</w:t>
      </w:r>
    </w:p>
    <w:p>
      <w:pPr>
        <w:pStyle w:val="Normal"/>
        <w:rPr/>
      </w:pPr>
      <w:r>
        <w:rPr>
          <w:shd w:fill="FFFFFF" w:val="clear"/>
          <w:vertAlign w:val="superscript"/>
        </w:rPr>
        <w:t xml:space="preserve">4 </w:t>
      </w:r>
      <w:r>
        <w:rPr>
          <w:shd w:fill="FFFFFF" w:val="clear"/>
        </w:rPr>
        <w:t>Venom Evolution Lab, School of Biological Sciences, The University of Queensland, St. Lucia QLD 4072, Australia. Orcid: 0000-0002-9474-3192</w:t>
      </w:r>
    </w:p>
    <w:p>
      <w:pPr>
        <w:pStyle w:val="Normal"/>
        <w:rPr/>
      </w:pPr>
      <w:r>
        <w:rPr>
          <w:vertAlign w:val="superscript"/>
        </w:rPr>
        <w:t>5</w:t>
      </w:r>
      <w:r>
        <w:rPr/>
        <w:t xml:space="preserve"> Queensland University of Technology (QUT), School of Creative Practice, Kelvin Grove, Australia. d.candusso@qut.edu.au. </w:t>
      </w:r>
    </w:p>
    <w:p>
      <w:pPr>
        <w:pStyle w:val="Normal"/>
        <w:rPr/>
      </w:pPr>
      <w:r>
        <w:rPr/>
      </w:r>
    </w:p>
    <w:p>
      <w:pPr>
        <w:pStyle w:val="Normal"/>
        <w:rPr/>
      </w:pPr>
      <w:r>
        <w:rPr/>
      </w:r>
    </w:p>
    <w:p>
      <w:pPr>
        <w:pStyle w:val="Normal"/>
        <w:rPr/>
      </w:pPr>
      <w:r>
        <w:rPr/>
        <w:t>* Corresponding author: ChristinaZdenek@gmail.com</w:t>
      </w:r>
    </w:p>
    <w:p>
      <w:pPr>
        <w:pStyle w:val="Normal"/>
        <w:rPr/>
      </w:pPr>
      <w:r>
        <w:rPr/>
      </w:r>
    </w:p>
    <w:p>
      <w:pPr>
        <w:pStyle w:val="Normal"/>
        <w:rPr/>
      </w:pPr>
      <w:r>
        <w:rPr/>
        <w:t>Dr Christina N. Zdenek</w:t>
      </w:r>
    </w:p>
    <w:p>
      <w:pPr>
        <w:pStyle w:val="Normal"/>
        <w:rPr/>
      </w:pPr>
      <w:r>
        <w:rPr/>
        <w:t>School of Biological Sciences</w:t>
      </w:r>
    </w:p>
    <w:p>
      <w:pPr>
        <w:pStyle w:val="Normal"/>
        <w:rPr/>
      </w:pPr>
      <w:r>
        <w:rPr/>
        <w:t>The University of Queensland</w:t>
      </w:r>
    </w:p>
    <w:p>
      <w:pPr>
        <w:pStyle w:val="Normal"/>
        <w:rPr/>
      </w:pPr>
      <w:r>
        <w:rPr/>
        <w:t>Gehrmann Building #60</w:t>
      </w:r>
    </w:p>
    <w:p>
      <w:pPr>
        <w:pStyle w:val="Normal"/>
        <w:rPr/>
      </w:pPr>
      <w:r>
        <w:rPr/>
        <w:t>St. Lucia, QLD  4067</w:t>
      </w:r>
    </w:p>
    <w:p>
      <w:pPr>
        <w:pStyle w:val="Normal"/>
        <w:rPr/>
      </w:pPr>
      <w:r>
        <w:rPr/>
        <w:t>Australia</w:t>
      </w:r>
    </w:p>
    <w:p>
      <w:pPr>
        <w:pStyle w:val="Normal"/>
        <w:rPr/>
      </w:pPr>
      <w:r>
        <w:rPr/>
        <w:t>T: +61 (0)475 267 909</w:t>
      </w:r>
    </w:p>
    <w:p>
      <w:pPr>
        <w:pStyle w:val="AbstractSummary"/>
        <w:shd w:fill="FFFFFF" w:val="clear"/>
        <w:spacing w:before="0" w:after="0"/>
        <w:rPr>
          <w:b/>
          <w:b/>
        </w:rPr>
      </w:pPr>
      <w:r>
        <w:rPr>
          <w:b/>
        </w:rPr>
      </w:r>
    </w:p>
    <w:p>
      <w:pPr>
        <w:pStyle w:val="Normal"/>
        <w:rPr/>
      </w:pPr>
      <w:r>
        <w:rPr>
          <w:b/>
        </w:rPr>
        <w:t>Keywords</w:t>
      </w:r>
      <w:r>
        <w:rPr/>
        <w:t xml:space="preserve">: </w:t>
      </w:r>
      <w:commentRangeStart w:id="0"/>
      <w:r>
        <w:rPr/>
        <w:t>snakes</w:t>
      </w:r>
      <w:ins w:id="0" w:author="Timothy Staples" w:date="2021-07-02T11:13:37Z">
        <w:r>
          <w:rPr/>
        </w:r>
      </w:ins>
      <w:commentRangeEnd w:id="0"/>
      <w:r>
        <w:commentReference w:id="0"/>
      </w:r>
      <w:r>
        <w:rPr/>
        <w:t>, snake behaviour, sound, vibrations, snake movement, airborne sound</w:t>
      </w:r>
    </w:p>
    <w:p>
      <w:pPr>
        <w:pStyle w:val="AbstractSummary"/>
        <w:shd w:fill="FFFFFF" w:val="clear"/>
        <w:spacing w:before="0" w:after="0"/>
        <w:rPr>
          <w:b/>
          <w:b/>
        </w:rPr>
      </w:pPr>
      <w:r>
        <w:rPr>
          <w:b/>
        </w:rPr>
      </w:r>
    </w:p>
    <w:p>
      <w:pPr>
        <w:pStyle w:val="AbstractSummary"/>
        <w:spacing w:before="0" w:after="0"/>
        <w:rPr/>
      </w:pPr>
      <w:r>
        <w:rPr>
          <w:b/>
        </w:rPr>
        <w:t xml:space="preserve">Abstract </w:t>
      </w:r>
      <w:r>
        <w:rPr>
          <w:bCs/>
          <w:shd w:fill="FFFF00" w:val="clear"/>
        </w:rPr>
        <w:t>(max 150 words)</w:t>
      </w:r>
    </w:p>
    <w:p>
      <w:pPr>
        <w:pStyle w:val="Normal"/>
        <w:rPr/>
      </w:pPr>
      <w:r>
        <w:rPr/>
        <w:t xml:space="preserve">Evidence </w:t>
      </w:r>
      <w:del w:id="1" w:author="Timothy Staples" w:date="2021-07-01T11:01:20Z">
        <w:r>
          <w:rPr/>
          <w:delText xml:space="preserve">strongly </w:delText>
        </w:r>
      </w:del>
      <w:r>
        <w:rPr/>
        <w:t xml:space="preserve">suggests that snakes can hear, </w:t>
      </w:r>
      <w:del w:id="2" w:author="Timothy Staples" w:date="2021-07-01T11:01:31Z">
        <w:r>
          <w:rPr/>
          <w:delText>yet no study to date has tested the</w:delText>
        </w:r>
      </w:del>
      <w:ins w:id="3" w:author="Timothy Staples" w:date="2021-07-01T11:01:31Z">
        <w:r>
          <w:rPr/>
          <w:t xml:space="preserve">but </w:t>
        </w:r>
      </w:ins>
      <w:ins w:id="4" w:author="Timothy Staples" w:date="2021-07-01T11:01:31Z">
        <w:r>
          <w:rPr/>
          <w:t xml:space="preserve">how snakes </w:t>
        </w:r>
      </w:ins>
      <w:del w:id="5" w:author="Timothy Staples" w:date="2021-07-02T08:39:43Z">
        <w:r>
          <w:rPr/>
          <w:delText xml:space="preserve"> natural behavioral </w:delText>
        </w:r>
      </w:del>
      <w:ins w:id="6" w:author="Timothy Staples" w:date="2021-07-02T08:39:45Z">
        <w:r>
          <w:rPr/>
          <w:t xml:space="preserve">naturally </w:t>
        </w:r>
      </w:ins>
      <w:r>
        <w:rPr/>
        <w:t>respo</w:t>
      </w:r>
      <w:ins w:id="7" w:author="Timothy Staples" w:date="2021-07-02T08:39:45Z">
        <w:r>
          <w:rPr/>
          <w:t>nd</w:t>
        </w:r>
      </w:ins>
      <w:del w:id="8" w:author="Timothy Staples" w:date="2021-07-02T08:39:44Z">
        <w:r>
          <w:rPr/>
          <w:delText>nse</w:delText>
        </w:r>
      </w:del>
      <w:r>
        <w:rPr/>
        <w:t xml:space="preserve"> </w:t>
      </w:r>
      <w:del w:id="9" w:author="Timothy Staples" w:date="2021-07-02T08:39:48Z">
        <w:r>
          <w:rPr/>
          <w:delText xml:space="preserve">of snakes </w:delText>
        </w:r>
      </w:del>
      <w:r>
        <w:rPr/>
        <w:t xml:space="preserve">to </w:t>
      </w:r>
      <w:ins w:id="10" w:author="Timothy Staples" w:date="2021-07-01T11:01:45Z">
        <w:r>
          <w:rPr/>
          <w:t xml:space="preserve">airborne </w:t>
        </w:r>
      </w:ins>
      <w:r>
        <w:rPr/>
        <w:t>sound</w:t>
      </w:r>
      <w:ins w:id="11" w:author="Timothy Staples" w:date="2021-07-01T11:01:33Z">
        <w:r>
          <w:rPr/>
          <w:t xml:space="preserve"> </w:t>
        </w:r>
      </w:ins>
      <w:ins w:id="12" w:author="Timothy Staples" w:date="2021-07-01T11:01:33Z">
        <w:r>
          <w:rPr>
            <w:rFonts w:eastAsia="Calibri" w:cs="Times New Roman"/>
            <w:color w:val="auto"/>
            <w:kern w:val="0"/>
            <w:sz w:val="20"/>
            <w:szCs w:val="20"/>
            <w:lang w:val="en-US" w:eastAsia="en-US" w:bidi="ar-SA"/>
          </w:rPr>
          <w:t>is still</w:t>
        </w:r>
      </w:ins>
      <w:ins w:id="13" w:author="Timothy Staples" w:date="2021-07-01T11:01:33Z">
        <w:r>
          <w:rPr/>
          <w:t xml:space="preserve"> unclear</w:t>
        </w:r>
      </w:ins>
      <w:r>
        <w:rPr/>
        <w:t>. We conducted 304 trials on 19 snakes</w:t>
      </w:r>
      <w:ins w:id="14" w:author="Timothy Staples" w:date="2021-07-01T11:01:57Z">
        <w:r>
          <w:rPr/>
          <w:t xml:space="preserve"> across five genera</w:t>
        </w:r>
      </w:ins>
      <w:r>
        <w:rPr/>
        <w:t xml:space="preserve">, observing the effects of airborne sounds on snake behaviour, compared to </w:t>
      </w:r>
      <w:del w:id="15" w:author="Timothy Staples" w:date="2021-07-01T11:07:54Z">
        <w:r>
          <w:rPr/>
          <w:delText xml:space="preserve">no sound </w:delText>
        </w:r>
      </w:del>
      <w:r>
        <w:rPr/>
        <w:t>controls. All snake responses were strongly genus dependent. Only one genus (Woma Pythons) significantly increased their probability of movement in response to sound, but three other genera (death adders, taipans, and brown snakes) were more likely to move away from sound, signaling potential avoidance behavior. Taipans significantly increased their likelihood of displaying defensive</w:t>
      </w:r>
      <w:del w:id="16" w:author="Timothy Staples" w:date="2021-07-01T11:06:43Z">
        <w:r>
          <w:rPr/>
          <w:delText>/</w:delText>
        </w:r>
      </w:del>
      <w:ins w:id="17" w:author="Timothy Staples" w:date="2021-07-01T11:06:44Z">
        <w:r>
          <w:rPr/>
          <w:t xml:space="preserve"> and </w:t>
        </w:r>
      </w:ins>
      <w:r>
        <w:rPr/>
        <w:t xml:space="preserve">cautious behaviors in response to sound, but three of the five genera exhibited significantly different types of behaviors in sound trials compared to the control. </w:t>
      </w:r>
      <w:del w:id="18" w:author="Timothy Staples" w:date="2021-07-01T11:03:40Z">
        <w:r>
          <w:rPr/>
          <w:delText>Our study provides a framework for researching snake behaviour, and o</w:delText>
        </w:r>
      </w:del>
      <w:ins w:id="19" w:author="Timothy Staples" w:date="2021-07-01T11:03:40Z">
        <w:r>
          <w:rPr/>
          <w:t>O</w:t>
        </w:r>
      </w:ins>
      <w:r>
        <w:rPr/>
        <w:t xml:space="preserve">ur results highlight </w:t>
      </w:r>
      <w:ins w:id="20" w:author="Timothy Staples" w:date="2021-07-01T11:03:46Z">
        <w:r>
          <w:rPr/>
          <w:t xml:space="preserve">potential heritable behavioral responses of snakes to airborne sound, clustered within genera. </w:t>
        </w:r>
      </w:ins>
      <w:del w:id="21" w:author="Timothy Staples" w:date="2021-07-01T11:07:34Z">
        <w:r>
          <w:rPr/>
          <w:delText>he behavioral v</w:delText>
        </w:r>
      </w:del>
      <w:del w:id="22" w:author="Timothy Staples" w:date="2021-07-01T11:04:30Z">
        <w:r>
          <w:rPr/>
          <w:delText>t</w:delText>
        </w:r>
      </w:del>
      <w:ins w:id="23" w:author="Timothy Staples" w:date="2021-07-01T11:07:35Z">
        <w:r>
          <w:rPr/>
          <w:t>V</w:t>
        </w:r>
      </w:ins>
      <w:r>
        <w:rPr/>
        <w:t>ariability among different snake genera,</w:t>
      </w:r>
      <w:ins w:id="24" w:author="Timothy Staples" w:date="2021-07-01T11:04:35Z">
        <w:r>
          <w:rPr/>
          <w:t xml:space="preserve"> and across sound frequencies,</w:t>
        </w:r>
      </w:ins>
      <w:r>
        <w:rPr/>
        <w:t xml:space="preserve"> </w:t>
      </w:r>
      <w:del w:id="25" w:author="Timothy Staples" w:date="2021-07-01T11:07:06Z">
        <w:r>
          <w:rPr/>
          <w:delText xml:space="preserve">improving </w:delText>
        </w:r>
      </w:del>
      <w:ins w:id="26" w:author="Timothy Staples" w:date="2021-07-01T11:07:06Z">
        <w:r>
          <w:rPr/>
          <w:t xml:space="preserve">contributes to </w:t>
        </w:r>
      </w:ins>
      <w:r>
        <w:rPr/>
        <w:t xml:space="preserve">our </w:t>
      </w:r>
      <w:del w:id="27" w:author="Timothy Staples" w:date="2021-07-01T11:07:46Z">
        <w:r>
          <w:rPr/>
          <w:delText xml:space="preserve">limited </w:delText>
        </w:r>
      </w:del>
      <w:r>
        <w:rPr/>
        <w:t>understanding of snake behaviour.</w:t>
      </w:r>
    </w:p>
    <w:p>
      <w:pPr>
        <w:pStyle w:val="AbstractSummary"/>
        <w:spacing w:before="0" w:after="0"/>
        <w:ind w:left="1440" w:right="0" w:hanging="0"/>
        <w:rPr/>
      </w:pPr>
      <w:r>
        <w:rPr/>
      </w:r>
    </w:p>
    <w:p>
      <w:pPr>
        <w:pStyle w:val="Paragraph"/>
        <w:spacing w:before="0" w:after="0"/>
        <w:ind w:left="0" w:right="0" w:hanging="0"/>
        <w:rPr>
          <w:b/>
          <w:b/>
        </w:rPr>
      </w:pPr>
      <w:r>
        <w:rPr>
          <w:b/>
        </w:rPr>
        <w:t>Teaser</w:t>
      </w:r>
    </w:p>
    <w:p>
      <w:pPr>
        <w:pStyle w:val="Normal"/>
        <w:rPr/>
      </w:pPr>
      <w:del w:id="28" w:author="Timothy Staples" w:date="2021-07-01T11:08:08Z">
        <w:r>
          <w:rPr/>
          <w:delText>The first study to record n</w:delText>
        </w:r>
      </w:del>
      <w:ins w:id="29" w:author="Timothy Staples" w:date="2021-07-01T11:08:08Z">
        <w:commentRangeStart w:id="1"/>
        <w:r>
          <w:rPr/>
          <w:t>N</w:t>
        </w:r>
      </w:ins>
      <w:r>
        <w:rPr/>
        <w:t>atural behavioral responses of snakes to airborne sounds</w:t>
      </w:r>
      <w:ins w:id="30" w:author="Timothy Staples" w:date="2021-07-02T08:40:07Z">
        <w:r>
          <w:rPr/>
          <w:t xml:space="preserve"> </w:t>
        </w:r>
      </w:ins>
      <w:ins w:id="31" w:author="Timothy Staples" w:date="2021-07-02T08:40:07Z">
        <w:r>
          <w:rPr/>
          <w:t>vary by frequency and</w:t>
        </w:r>
      </w:ins>
      <w:ins w:id="32" w:author="Timothy Staples" w:date="2021-07-01T11:08:12Z">
        <w:r>
          <w:rPr/>
          <w:t xml:space="preserve"> may be </w:t>
        </w:r>
      </w:ins>
      <w:ins w:id="33" w:author="Timothy Staples" w:date="2021-07-01T11:08:12Z">
        <w:r>
          <w:rPr/>
          <w:t xml:space="preserve">at least partly </w:t>
        </w:r>
      </w:ins>
      <w:ins w:id="34" w:author="Timothy Staples" w:date="2021-07-01T11:08:12Z">
        <w:r>
          <w:rPr/>
          <w:t>heritable</w:t>
        </w:r>
      </w:ins>
      <w:r>
        <w:rPr/>
        <w:t>.</w:t>
      </w:r>
      <w:commentRangeEnd w:id="1"/>
      <w:r>
        <w:commentReference w:id="1"/>
      </w:r>
      <w:r>
        <w:rPr/>
      </w:r>
    </w:p>
    <w:p>
      <w:pPr>
        <w:pStyle w:val="Paragraph"/>
        <w:spacing w:before="0" w:after="0"/>
        <w:ind w:left="720" w:right="0" w:hanging="0"/>
        <w:rPr>
          <w:b/>
          <w:b/>
        </w:rPr>
      </w:pPr>
      <w:r>
        <w:rPr>
          <w:b/>
        </w:rPr>
      </w:r>
    </w:p>
    <w:p>
      <w:pPr>
        <w:pStyle w:val="Paragraph"/>
        <w:spacing w:before="0" w:after="0"/>
        <w:ind w:left="0" w:right="0" w:hanging="0"/>
        <w:rPr>
          <w:b/>
          <w:b/>
          <w:smallCaps/>
        </w:rPr>
      </w:pPr>
      <w:r>
        <w:rPr>
          <w:b/>
          <w:smallCaps/>
        </w:rPr>
      </w:r>
    </w:p>
    <w:p>
      <w:pPr>
        <w:pStyle w:val="Paragraph"/>
        <w:spacing w:before="0" w:after="0"/>
        <w:ind w:left="0" w:right="0" w:hanging="0"/>
        <w:rPr>
          <w:b/>
          <w:b/>
          <w:smallCaps/>
        </w:rPr>
      </w:pPr>
      <w:r>
        <w:rPr>
          <w:b/>
          <w:smallCaps/>
        </w:rPr>
      </w:r>
    </w:p>
    <w:p>
      <w:pPr>
        <w:pStyle w:val="Paragraph"/>
        <w:spacing w:before="0" w:after="0"/>
        <w:ind w:left="0" w:right="0" w:hanging="0"/>
        <w:rPr>
          <w:b/>
          <w:b/>
          <w:smallCaps/>
        </w:rPr>
      </w:pPr>
      <w:r>
        <w:rPr>
          <w:b/>
          <w:smallCaps/>
        </w:rPr>
        <w:t>MAIN TEXT</w:t>
      </w:r>
    </w:p>
    <w:p>
      <w:pPr>
        <w:pStyle w:val="Paragraph"/>
        <w:spacing w:before="0" w:after="0"/>
        <w:ind w:left="0" w:right="0" w:hanging="0"/>
        <w:rPr>
          <w:b/>
          <w:b/>
        </w:rPr>
      </w:pPr>
      <w:r>
        <w:rPr>
          <w:b/>
        </w:rPr>
      </w:r>
    </w:p>
    <w:p>
      <w:pPr>
        <w:pStyle w:val="Paragraph"/>
        <w:spacing w:before="0" w:after="0"/>
        <w:ind w:left="0" w:right="0" w:hanging="0"/>
        <w:rPr>
          <w:b/>
          <w:b/>
        </w:rPr>
      </w:pPr>
      <w:r>
        <w:rPr>
          <w:b/>
        </w:rPr>
        <w:t>The manuscript should be a maximum of 15,000 words.</w:t>
      </w:r>
    </w:p>
    <w:p>
      <w:pPr>
        <w:pStyle w:val="Paragraph"/>
        <w:spacing w:before="0" w:after="0"/>
        <w:ind w:left="0" w:right="0" w:hanging="0"/>
        <w:rPr>
          <w:b/>
          <w:b/>
        </w:rPr>
      </w:pPr>
      <w:r>
        <w:rPr>
          <w:b/>
        </w:rPr>
      </w:r>
    </w:p>
    <w:p>
      <w:pPr>
        <w:pStyle w:val="Head"/>
        <w:spacing w:before="0" w:after="0"/>
        <w:jc w:val="left"/>
        <w:rPr>
          <w:sz w:val="24"/>
          <w:szCs w:val="24"/>
        </w:rPr>
      </w:pPr>
      <w:r>
        <w:rPr>
          <w:sz w:val="24"/>
          <w:szCs w:val="24"/>
        </w:rPr>
        <w:t>Introduction</w:t>
      </w:r>
    </w:p>
    <w:p>
      <w:pPr>
        <w:pStyle w:val="Normal"/>
        <w:spacing w:before="1" w:after="0"/>
        <w:ind w:left="0" w:right="103" w:hanging="0"/>
        <w:rPr/>
      </w:pPr>
      <w:r>
        <w:rPr/>
        <w:t xml:space="preserve">While snakes lack external ears and a tympanic middle ear, </w:t>
      </w:r>
      <w:del w:id="35" w:author="Timothy Staples" w:date="2021-07-01T09:48:45Z">
        <w:r>
          <w:rPr/>
          <w:delText xml:space="preserve">contrary to common belief </w:delText>
        </w:r>
      </w:del>
      <w:r>
        <w:rPr/>
        <w:t xml:space="preserve">they are not deaf </w:t>
      </w:r>
      <w:r>
        <w:fldChar w:fldCharType="begin"/>
      </w:r>
      <w:r>
        <w:rPr/>
        <w:instrText>ADDIN CSL_CITATION {"citationItems":[{"id":"ITEM-1","itemData":{"author":[{"dropping-particle":"","family":"Young","given":"Bruce A","non-dropping-particle":"","parse-names":false,"suffix":""}],"container-title":"Journal of the Pennsylvania Academy of Science","id":"ITEM-1","issue":"l","issued":{"date-parts":[["1997"]]},"page":"39-46","title":"A review of sound production and hearing in snakes, with a discussion of intraspecific acoustic communication in snakes","type":"article-journal","volume":"71"},"uris":["http://www.mendeley.com/documents/?uuid=f7b6f826-7659-4b8b-8789-db9ee62987fe"]}],"mendeley":{"formattedCitation":"(Young 1997)","plainTextFormattedCitation":"(Young 1997)","previouslyFormattedCitation":"(Young 1997)"},"properties":{"noteIndex":0},"schema":"https://github.com/citation-style-language/schema/raw/master/csl-citation.json"}</w:instrText>
      </w:r>
      <w:r>
        <w:rPr/>
      </w:r>
      <w:r>
        <w:rPr/>
        <w:fldChar w:fldCharType="separate"/>
      </w:r>
      <w:r>
        <w:rPr/>
        <w:t>(Young 1997)</w:t>
      </w:r>
      <w:r>
        <w:rPr/>
      </w:r>
      <w:r>
        <w:rPr/>
        <w:fldChar w:fldCharType="end"/>
      </w:r>
      <w:r>
        <w:rPr/>
        <w:t xml:space="preserve">. </w:t>
      </w:r>
      <w:del w:id="36" w:author="Timothy Staples" w:date="2021-07-01T11:11:23Z">
        <w:r>
          <w:rPr/>
          <w:delText xml:space="preserve"> limited in frequency range sensitivity, h</w:delText>
        </w:r>
      </w:del>
      <w:del w:id="37" w:author="Timothy Staples" w:date="2021-07-01T09:48:58Z">
        <w:r>
          <w:rPr/>
          <w:delText>Albeit</w:delText>
        </w:r>
      </w:del>
      <w:ins w:id="38" w:author="Timothy Staples" w:date="2021-07-01T11:11:23Z">
        <w:r>
          <w:rPr/>
          <w:t>H</w:t>
        </w:r>
      </w:ins>
      <w:r>
        <w:rPr/>
        <w:t>earing in snakes predominantly occurs via sound-induced head vibrations</w:t>
      </w:r>
      <w:del w:id="39" w:author="Timothy Staples" w:date="2021-07-01T11:18:24Z">
        <w:r>
          <w:rPr/>
          <w:delText xml:space="preserve">, </w:delText>
        </w:r>
      </w:del>
      <w:ins w:id="40" w:author="Timothy Staples" w:date="2021-07-01T11:11:31Z">
        <w:r>
          <w:rPr/>
          <w:t xml:space="preserve"> </w:t>
        </w:r>
      </w:ins>
      <w:r>
        <w:rPr/>
        <w:t xml:space="preserve">which are received by the quadrate and stapes bones attached to the jawbone. It is thought that, when stimulated by vibration, these bones relay a signal to the cochlear duct through the columella and the </w:t>
      </w:r>
      <w:r>
        <w:rPr>
          <w:rFonts w:ascii="Calibri" w:hAnsi="Calibri" w:cs="Calibri"/>
        </w:rPr>
        <w:t>﻿</w:t>
      </w:r>
      <w:r>
        <w:rPr/>
        <w:t xml:space="preserve">perilymphatic fluid of the inner ear </w:t>
      </w:r>
      <w:r>
        <w:fldChar w:fldCharType="begin"/>
      </w:r>
      <w:r>
        <w:rPr/>
        <w:instrText>ADDIN CSL_CITATION {"citationItems":[{"id":"ITEM-1","itemData":{"author":[{"dropping-particle":"","family":"Wever","given":"E.G.","non-dropping-particle":"","parse-names":false,"suffix":""},{"dropping-particle":"","family":"Vernon","given":"J.A.","non-dropping-particle":"","parse-names":false,"suffix":""}],"container-title":"Journal ofAuditory Research","id":"ITEM-1","issued":{"date-parts":[["1960"]]},"page":"77-83","publisher":"Princeton University Press","title":"The problem of hearing in snakes","type":"article-journal","volume":"1"},"uris":["http://www.mendeley.com/documents/?uuid=5294dba4-661c-4a81-bf32-8751bd2f38e6"]},{"id":"ITEM-2","itemData":{"DOI":"10.1103/PhysRevLett.100.048701","ISSN":"00319007","abstract":"Interaural time differences allow many animals to perform azimuthal sound localization. Snakes lack a tympanic membrane, external ear openings, and any other superficial indication of an auditory mechanism. They do, however, possess an inner ear with functional cochlea. The oval window is connected through a loss-free osseous lever system to the two, de facto independent, sides of the lower jaw, which typically rest on the substrate. The footfall of prey generates small-amplitude, low propagation velocity, Rayleigh waves in the soil. This type of wave can be described as fluid motion. Accordingly we apply naval-engineering techniques to show that lower-jaw motion gives rise to a neuronal representation of the auditory world with realistic sensitivity and stereo precision. © 2008 The American Physical Society.","author":[{"dropping-particle":"","family":"Friedel","given":"Paul","non-dropping-particle":"","parse-names":false,"suffix":""},{"dropping-particle":"","family":"Young","given":"Bruce A.","non-dropping-particle":"","parse-names":false,"suffix":""},{"dropping-particle":"","family":"Hemmen","given":"J. Leo","non-dropping-particle":"Van","parse-names":false,"suffix":""}],"container-title":"Physical Review Letters","id":"ITEM-2","issue":"4","issued":{"date-parts":[["2008"]]},"page":"2-5","title":"Auditory localization of ground-borne vibrations in snakes","type":"article-journal","volume":"100"},"uris":["http://www.mendeley.com/documents/?uuid=126c5bd4-9a51-4a60-a5fc-01c7fc573bf5"]},{"id":"ITEM-3","itemData":{"DOI":"10.1242/jeb.062539","ISSN":"00220949","PMID":"22189777","abstract":"Snakes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Biology","id":"ITEM-3","issue":"2","issued":{"date-parts":[["2012"]]},"note":"All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regius&lt;/i&gt;","type":"article-journal","volume":"215"},"uris":["http://www.mendeley.com/documents/?uuid=a3955159-6f7b-4917-9f1c-2df2e194d5ac"]},{"id":"ITEM-4","itemData":{"ISSN":"00220949","PMID":"5553415","author":[{"dropping-particle":"","family":"Hartline","given":"P. H.","non-dropping-particle":"","parse-names":false,"suffix":""}],"container-title":"Journal of Experimental Biology","id":"ITEM-4","issue":"2","issued":{"date-parts":[["1971"]]},"note":"Used anaesthetic.","page":"349-371","title":"Physiological basis for detection of sound and vibration in snakes.","type":"article-journal","volume":"54"},"uris":["http://www.mendeley.com/documents/?uuid=710cdd8f-bf0d-4831-813a-8f29a775d0a4"]}],"mendeley":{"formattedCitation":"(Wever et al. 1960; Friedel et al. 2008; Christensen et al. 2012; Hartline 1971)","plainTextFormattedCitation":"(Wever et al. 1960; Friedel et al. 2008; Christensen et al. 2012; Hartline 1971)","previouslyFormattedCitation":"(Wever et al. 1960; Friedel et al. 2008; Christensen et al. 2012; Hartline 1971)"},"properties":{"noteIndex":0},"schema":"https://github.com/citation-style-language/schema/raw/master/csl-citation.json"}</w:instrText>
      </w:r>
      <w:r>
        <w:rPr/>
      </w:r>
      <w:r>
        <w:rPr/>
        <w:fldChar w:fldCharType="separate"/>
      </w:r>
      <w:r>
        <w:rPr/>
        <w:t>(Wever et al. 1960; Friedel et al. 2008; Christensen et al. 2012; Hartline 1971)</w:t>
      </w:r>
      <w:r>
        <w:rPr/>
      </w:r>
      <w:r>
        <w:rPr/>
        <w:fldChar w:fldCharType="end"/>
      </w:r>
      <w:r>
        <w:rPr/>
        <w:t>.</w:t>
      </w:r>
    </w:p>
    <w:p>
      <w:pPr>
        <w:pStyle w:val="Normal"/>
        <w:spacing w:before="1" w:after="0"/>
        <w:ind w:left="0" w:right="103" w:hanging="0"/>
        <w:rPr/>
      </w:pPr>
      <w:ins w:id="41" w:author="Timothy Staples" w:date="2021-07-01T11:32:18Z">
        <w:r>
          <w:rPr/>
        </w:r>
      </w:ins>
    </w:p>
    <w:p>
      <w:pPr>
        <w:pStyle w:val="Normal"/>
        <w:spacing w:before="1" w:after="0"/>
        <w:ind w:left="0" w:right="103" w:hanging="0"/>
        <w:rPr>
          <w:i w:val="false"/>
          <w:i w:val="false"/>
          <w:iCs w:val="false"/>
          <w:del w:id="83" w:author="Timothy Staples" w:date="2021-07-01T11:19:14Z"/>
        </w:rPr>
      </w:pPr>
      <w:ins w:id="43" w:author="Timothy Staples" w:date="2021-07-01T11:32:18Z">
        <w:commentRangeStart w:id="2"/>
        <w:r>
          <w:rPr/>
          <w:t xml:space="preserve">Snake responses to airborne sound suggests greeatest sensitivity to low frequencies. </w:t>
        </w:r>
      </w:ins>
      <w:ins w:id="44" w:author="Timothy Staples" w:date="2021-07-01T11:32:18Z">
        <w:r>
          <w:rPr>
            <w:i/>
            <w:iCs/>
          </w:rPr>
          <w:t>Crotalus atrox</w:t>
        </w:r>
      </w:ins>
      <w:ins w:id="45" w:author="Timothy Staples" w:date="2021-07-01T11:32:18Z">
        <w:r>
          <w:rPr/>
          <w:t xml:space="preserve"> rattlesnakes responded to airborne sounds between 200 and 400Hz (Young &amp; Aguiar 2002), </w:t>
        </w:r>
      </w:ins>
      <w:ins w:id="46" w:author="Timothy Staples" w:date="2021-07-01T11:32:18Z">
        <w:r>
          <w:rPr>
            <w:i/>
            <w:iCs/>
          </w:rPr>
          <w:t>Hydrophis stokesii</w:t>
        </w:r>
      </w:ins>
      <w:ins w:id="47" w:author="Timothy Staples" w:date="2021-07-01T11:32:18Z">
        <w:r>
          <w:rPr/>
          <w:t xml:space="preserve"> </w:t>
        </w:r>
      </w:ins>
      <w:ins w:id="48" w:author="Timothy Staples" w:date="2021-07-01T11:32:18Z">
        <w:r>
          <w:rPr/>
          <w:t xml:space="preserve">sea snakes </w:t>
        </w:r>
      </w:ins>
      <w:ins w:id="49" w:author="Timothy Staples" w:date="2021-07-01T11:32:18Z">
        <w:r>
          <w:rPr/>
          <w:t xml:space="preserve">also exhibited responses to sounds </w:t>
        </w:r>
      </w:ins>
      <w:ins w:id="50" w:author="Timothy Staples" w:date="2021-07-01T11:32:18Z">
        <w:r>
          <w:rPr/>
          <w:t xml:space="preserve">between </w:t>
        </w:r>
      </w:ins>
      <w:ins w:id="51" w:author="Timothy Staples" w:date="2021-07-01T11:32:18Z">
        <w:r>
          <w:rPr/>
          <w:t xml:space="preserve">40 </w:t>
        </w:r>
      </w:ins>
      <w:ins w:id="52" w:author="Timothy Staples" w:date="2021-07-01T11:32:18Z">
        <w:r>
          <w:rPr/>
          <w:t xml:space="preserve">and </w:t>
        </w:r>
      </w:ins>
      <w:ins w:id="53" w:author="Timothy Staples" w:date="2021-07-01T11:32:18Z">
        <w:r>
          <w:rPr/>
          <w:t xml:space="preserve">600Hz, peaking at 60Hz and 500Hz (Chapuis et al. 2019) </w:t>
        </w:r>
      </w:ins>
      <w:ins w:id="54" w:author="Timothy Staples" w:date="2021-07-01T11:32:18Z">
        <w:r>
          <w:rPr/>
          <w:t xml:space="preserve">and </w:t>
        </w:r>
      </w:ins>
      <w:ins w:id="55" w:author="Timothy Staples" w:date="2021-07-01T11:32:18Z">
        <w:r>
          <w:rPr/>
          <w:t>royal pythons (</w:t>
        </w:r>
      </w:ins>
      <w:ins w:id="56" w:author="Timothy Staples" w:date="2021-07-01T11:32:18Z">
        <w:r>
          <w:rPr>
            <w:i/>
            <w:iCs/>
          </w:rPr>
          <w:t>Python regius</w:t>
        </w:r>
      </w:ins>
      <w:ins w:id="57" w:author="Timothy Staples" w:date="2021-07-01T11:32:18Z">
        <w:r>
          <w:rPr/>
          <w:t xml:space="preserve">) had the greatest sensitivity to substrate vibration and sound-pressure at 80–160 Hz. </w:t>
        </w:r>
      </w:ins>
      <w:ins w:id="58" w:author="Timothy Staples" w:date="2021-07-01T11:32:18Z">
        <w:r>
          <w:rPr/>
          <w:t xml:space="preserve">By contrast, human hearing is most sensitive at </w:t>
        </w:r>
      </w:ins>
      <w:ins w:id="59" w:author="Timothy Staples" w:date="2021-07-01T11:34:35Z">
        <w:r>
          <w:rPr/>
          <w:t xml:space="preserve">2,000-5,000Hz: </w:t>
        </w:r>
      </w:ins>
      <w:ins w:id="60" w:author="Timothy Staples" w:date="2021-07-01T11:34:35Z">
        <w:r>
          <w:rPr/>
          <w:t>more than</w:t>
        </w:r>
      </w:ins>
      <w:ins w:id="61" w:author="Timothy Staples" w:date="2021-07-01T11:34:35Z">
        <w:r>
          <w:rPr>
            <w:i w:val="false"/>
            <w:iCs w:val="false"/>
          </w:rPr>
          <w:t xml:space="preserve"> </w:t>
        </w:r>
      </w:ins>
      <w:ins w:id="62" w:author="Timothy Staples" w:date="2021-07-01T11:34:35Z">
        <w:r>
          <w:rPr>
            <w:i w:val="false"/>
            <w:iCs w:val="false"/>
          </w:rPr>
          <w:t>1</w:t>
        </w:r>
      </w:ins>
      <w:ins w:id="63" w:author="Timothy Staples" w:date="2021-07-01T11:34:35Z">
        <w:r>
          <w:rPr>
            <w:i w:val="false"/>
            <w:iCs w:val="false"/>
          </w:rPr>
          <w:t xml:space="preserve">0x higher </w:t>
        </w:r>
      </w:ins>
      <w:ins w:id="64" w:author="Timothy Staples" w:date="2021-07-01T11:34:35Z">
        <w:r>
          <w:rPr>
            <w:i w:val="false"/>
            <w:iCs w:val="false"/>
          </w:rPr>
          <w:t>(</w:t>
        </w:r>
      </w:ins>
      <w:ins w:id="65" w:author="Timothy Staples" w:date="2021-07-01T11:34:35Z">
        <w:commentRangeStart w:id="3"/>
        <w:r>
          <w:rPr>
            <w:i w:val="false"/>
            <w:iCs w:val="false"/>
          </w:rPr>
          <w:t>Gelfand 2016</w:t>
        </w:r>
      </w:ins>
      <w:ins w:id="66" w:author="Timothy Staples" w:date="2021-07-01T11:34:35Z">
        <w:r>
          <w:rPr/>
        </w:r>
      </w:ins>
      <w:ins w:id="67" w:author="Timothy Staples" w:date="2021-07-01T11:34:35Z">
        <w:commentRangeEnd w:id="3"/>
        <w:r>
          <w:commentReference w:id="3"/>
        </w:r>
        <w:r>
          <w:rPr>
            <w:i w:val="false"/>
            <w:iCs w:val="false"/>
          </w:rPr>
          <w:t>)</w:t>
        </w:r>
      </w:ins>
      <w:ins w:id="68" w:author="Timothy Staples" w:date="2021-07-01T11:34:35Z">
        <w:r>
          <w:rPr>
            <w:i w:val="false"/>
            <w:iCs w:val="false"/>
          </w:rPr>
          <w:t>.</w:t>
        </w:r>
      </w:ins>
      <w:del w:id="69" w:author="Timothy Staples" w:date="2021-07-01T11:24:53Z">
        <w:r>
          <w:rPr>
            <w:i w:val="false"/>
            <w:iCs w:val="false"/>
          </w:rPr>
          <w:delText>, these snakes exhibited significant behavioural responses: decreased moving and tongue flicking, and increased head jerks and rattling</w:delText>
        </w:r>
      </w:del>
      <w:del w:id="70" w:author="Timothy Staples" w:date="2021-07-01T11:32:17Z">
        <w:r>
          <w:rPr>
            <w:i w:val="false"/>
            <w:iCs w:val="false"/>
          </w:rPr>
          <w:delText>400Hz</w:delText>
        </w:r>
      </w:del>
      <w:del w:id="71" w:author="Timothy Staples" w:date="2021-07-01T11:24:48Z">
        <w:r>
          <w:rPr>
            <w:i w:val="false"/>
            <w:iCs w:val="false"/>
          </w:rPr>
          <w:delText>–</w:delText>
        </w:r>
      </w:del>
      <w:del w:id="72" w:author="Timothy Staples" w:date="2021-07-01T11:32:17Z">
        <w:r>
          <w:rPr>
            <w:i w:val="false"/>
            <w:iCs w:val="false"/>
          </w:rPr>
          <w:delText>200</w:delText>
        </w:r>
      </w:del>
      <w:del w:id="73" w:author="Timothy Staples" w:date="2021-07-01T11:24:44Z">
        <w:r>
          <w:rPr>
            <w:i w:val="false"/>
            <w:iCs w:val="false"/>
          </w:rPr>
          <w:delText xml:space="preserve">within </w:delText>
        </w:r>
      </w:del>
      <w:del w:id="74" w:author="Timothy Staples" w:date="2021-07-01T11:24:44Z">
        <w:r>
          <w:rPr>
            <w:rFonts w:ascii="Calibri" w:hAnsi="Calibri" w:cs="Calibri"/>
            <w:i w:val="false"/>
            <w:i w:val="false"/>
            <w:iCs w:val="false"/>
          </w:rPr>
          <w:delText>﻿</w:delText>
        </w:r>
      </w:del>
      <w:del w:id="75" w:author="Timothy Staples" w:date="2021-07-01T11:24:44Z">
        <w:r>
          <w:rPr>
            <w:i w:val="false"/>
            <w:iCs w:val="false"/>
          </w:rPr>
          <w:delText xml:space="preserve">a frequency range of </w:delText>
        </w:r>
      </w:del>
      <w:del w:id="76" w:author="Timothy Staples" w:date="2021-07-01T11:32:17Z">
        <w:r>
          <w:rPr>
            <w:i w:val="false"/>
            <w:iCs w:val="false"/>
          </w:rPr>
          <w:delText xml:space="preserve"> to airborne sounds </w:delText>
        </w:r>
      </w:del>
      <w:del w:id="77" w:author="Timothy Staples" w:date="2021-07-01T11:24:28Z">
        <w:r>
          <w:rPr>
            <w:i w:val="false"/>
            <w:iCs w:val="false"/>
          </w:rPr>
          <w:delText>se</w:delText>
        </w:r>
      </w:del>
      <w:del w:id="78" w:author="Timothy Staples" w:date="2021-07-01T11:32:17Z">
        <w:r>
          <w:rPr>
            <w:i w:val="false"/>
            <w:iCs w:val="false"/>
          </w:rPr>
          <w:delText>respon</w:delText>
        </w:r>
      </w:del>
      <w:del w:id="79" w:author="Timothy Staples" w:date="2021-07-01T11:24:26Z">
        <w:r>
          <w:rPr>
            <w:i w:val="false"/>
            <w:iCs w:val="false"/>
          </w:rPr>
          <w:delText xml:space="preserve">revealed that, in </w:delText>
        </w:r>
      </w:del>
      <w:del w:id="80" w:author="Timothy Staples" w:date="2021-07-01T11:32:17Z">
        <w:r>
          <w:rPr>
            <w:i/>
            <w:iCs/>
          </w:rPr>
          <w:delText>Crotalus atrox</w:delText>
        </w:r>
      </w:del>
      <w:del w:id="81" w:author="Timothy Staples" w:date="2021-07-01T11:32:17Z">
        <w:r>
          <w:rPr>
            <w:i w:val="false"/>
            <w:iCs w:val="false"/>
          </w:rPr>
          <w:delText xml:space="preserve"> rattlesnakes </w:delText>
        </w:r>
      </w:del>
      <w:del w:id="82" w:author="Timothy Staples" w:date="2021-07-01T11:24:23Z">
        <w:r>
          <w:rPr>
            <w:i w:val="false"/>
            <w:iCs w:val="false"/>
          </w:rPr>
          <w:delText xml:space="preserve">A study which surgically attached electrodes to the heads of </w:delText>
        </w:r>
      </w:del>
    </w:p>
    <w:p>
      <w:pPr>
        <w:pStyle w:val="Normal"/>
        <w:spacing w:before="1" w:after="0"/>
        <w:ind w:left="0" w:right="103" w:hanging="0"/>
        <w:rPr>
          <w:del w:id="85" w:author="Timothy Staples" w:date="2021-07-01T11:19:14Z"/>
        </w:rPr>
      </w:pPr>
      <w:del w:id="84" w:author="Timothy Staples" w:date="2021-07-01T11:19:14Z">
        <w:r>
          <w:rPr/>
        </w:r>
      </w:del>
    </w:p>
    <w:p>
      <w:pPr>
        <w:pStyle w:val="Normal"/>
        <w:spacing w:before="1" w:after="0"/>
        <w:ind w:left="0" w:right="103" w:hanging="0"/>
        <w:rPr>
          <w:del w:id="87" w:author="Timothy Staples" w:date="2021-07-01T11:32:17Z"/>
        </w:rPr>
      </w:pPr>
      <w:del w:id="86" w:author="Timothy Staples" w:date="2021-07-01T11:19:14Z">
        <w:r>
          <w:rPr/>
          <w:delText xml:space="preserve">Several studies provide clear evidence of hearing in snakes, with the greatest sensitivity to low frequencies. </w:delText>
        </w:r>
      </w:del>
      <w:r>
        <w:fldChar w:fldCharType="begin"/>
      </w:r>
      <w:r>
        <w:rPr/>
      </w:r>
      <w:r>
        <w:rPr/>
      </w:r>
      <w:r>
        <w:rPr/>
        <w:fldChar w:fldCharType="separate"/>
      </w:r>
      <w:r>
        <w:rPr/>
      </w:r>
    </w:p>
    <w:p>
      <w:pPr>
        <w:pStyle w:val="Normal"/>
        <w:spacing w:before="1" w:after="0"/>
        <w:ind w:left="0" w:right="103" w:hanging="0"/>
        <w:rPr>
          <w:del w:id="92" w:author="Timothy Staples" w:date="2021-07-01T11:32:17Z"/>
        </w:rPr>
      </w:pPr>
      <w:del w:id="88" w:author="Timothy Staples" w:date="2021-07-01T11:17:32Z">
        <w:r>
          <w:rPr/>
          <w:delText xml:space="preserve"> </w:delText>
        </w:r>
      </w:del>
      <w:del w:id="89" w:author="Timothy Staples" w:date="2021-07-01T11:32:17Z">
        <w:r>
          <w:rPr/>
          <w:delText>(Chapuis et al. 2019). Furthermore, Christensen et al (2012) showed that 11 partially-anesthetized royal pythons (</w:delText>
        </w:r>
      </w:del>
      <w:del w:id="90" w:author="Timothy Staples" w:date="2021-07-01T11:32:17Z">
        <w:r>
          <w:rPr>
            <w:i/>
          </w:rPr>
          <w:delText>Python regius</w:delText>
        </w:r>
      </w:del>
      <w:del w:id="91" w:author="Timothy Staples" w:date="2021-07-01T11:32:17Z">
        <w:r>
          <w:rPr/>
          <w:delText>) had the greatest sensitivity to substrate vibration and sound-pressure at 80–160 Hz.</w:delText>
        </w:r>
      </w:del>
    </w:p>
    <w:p>
      <w:pPr>
        <w:pStyle w:val="Normal"/>
        <w:spacing w:before="1" w:after="0"/>
        <w:ind w:left="0" w:right="103" w:hanging="0"/>
        <w:rPr/>
      </w:pPr>
      <w:del w:id="93" w:author="Timothy Staples" w:date="2021-07-01T11:25:21Z">
        <w:r>
          <w:rPr/>
          <w:delText xml:space="preserve">, and with miniature organs on skin scales possibly aiding in a second peak sensitivity at 500Hz </w:delText>
        </w:r>
      </w:del>
      <w:del w:id="94" w:author="Timothy Staples" w:date="2021-07-01T11:32:17Z">
        <w:r>
          <w:rPr/>
          <w:delText>at 60Hz</w:delText>
        </w:r>
      </w:del>
      <w:del w:id="95" w:author="Timothy Staples" w:date="2021-07-01T11:25:12Z">
        <w:r>
          <w:rPr/>
          <w:delText xml:space="preserve">sensitivity </w:delText>
        </w:r>
      </w:del>
      <w:del w:id="96" w:author="Timothy Staples" w:date="2021-07-01T11:32:17Z">
        <w:r>
          <w:rPr/>
          <w:delText xml:space="preserve">peak </w:delText>
        </w:r>
      </w:del>
      <w:del w:id="97" w:author="Timothy Staples" w:date="2021-07-01T11:25:10Z">
        <w:r>
          <w:rPr/>
          <w:delText xml:space="preserve">with a </w:delText>
        </w:r>
      </w:del>
      <w:del w:id="98" w:author="Timothy Staples" w:date="2021-07-01T11:32:17Z">
        <w:r>
          <w:rPr/>
          <w:delText xml:space="preserve">sounds in the low frequency range (40–600Hz), </w:delText>
        </w:r>
      </w:del>
      <w:del w:id="99" w:author="Timothy Staples" w:date="2021-07-01T11:25:05Z">
        <w:r>
          <w:rPr/>
          <w:delText xml:space="preserve">(measured on anaesthetized snakes via auditory evoked potential) to </w:delText>
        </w:r>
      </w:del>
      <w:del w:id="100" w:author="Timothy Staples" w:date="2021-07-01T11:32:17Z">
        <w:r>
          <w:rPr/>
          <w:delText xml:space="preserve">The sea snake </w:delText>
        </w:r>
      </w:del>
      <w:del w:id="101" w:author="Timothy Staples" w:date="2021-07-01T11:32:17Z">
        <w:r>
          <w:rPr>
            <w:i/>
            <w:iCs/>
          </w:rPr>
          <w:delText>Hydrophis stokesii</w:delText>
        </w:r>
      </w:del>
      <w:del w:id="102" w:author="Timothy Staples" w:date="2021-07-01T11:32:17Z">
        <w:r>
          <w:rPr/>
          <w:delText xml:space="preserve"> also exhibited responses </w:delText>
        </w:r>
      </w:del>
      <w:del w:id="103" w:author="Timothy Staples" w:date="2021-07-01T11:27:55Z">
        <w:r>
          <w:rPr/>
          <w:delText xml:space="preserve"> </w:delText>
        </w:r>
      </w:del>
      <w:del w:id="104" w:author="Timothy Staples" w:date="2021-07-01T11:32:17Z">
        <w:r>
          <w:rPr/>
          <w:delText xml:space="preserve"> (Young &amp; Aguiar 2002).</w:delText>
        </w:r>
      </w:del>
      <w:ins w:id="105" w:author="Timothy Staples" w:date="2021-07-01T11:32:27Z">
        <w:r>
          <w:rPr/>
        </w:r>
      </w:ins>
      <w:commentRangeEnd w:id="2"/>
      <w:r>
        <w:commentReference w:id="2"/>
      </w:r>
      <w:r>
        <w:rPr/>
      </w:r>
      <w:r>
        <w:rPr/>
        <w:fldChar w:fldCharType="end"/>
      </w:r>
    </w:p>
    <w:p>
      <w:pPr>
        <w:pStyle w:val="Normal"/>
        <w:widowControl/>
        <w:suppressAutoHyphens w:val="true"/>
        <w:bidi w:val="0"/>
        <w:spacing w:before="1" w:after="0"/>
        <w:ind w:left="0" w:right="103" w:hanging="0"/>
        <w:jc w:val="left"/>
        <w:rPr/>
      </w:pPr>
      <w:r>
        <w:rPr/>
      </w:r>
    </w:p>
    <w:p>
      <w:pPr>
        <w:pStyle w:val="Normal"/>
        <w:rPr>
          <w:del w:id="136" w:author="Timothy Staples" w:date="2021-07-01T12:58:03Z"/>
        </w:rPr>
      </w:pPr>
      <w:ins w:id="107" w:author="Timothy Staples" w:date="2021-07-01T12:09:28Z">
        <w:r>
          <w:rPr/>
          <w:t>Despite understanding t</w:t>
        </w:r>
      </w:ins>
      <w:ins w:id="108" w:author="Timothy Staples" w:date="2021-07-01T10:08:57Z">
        <w:r>
          <w:rPr/>
          <w:t>he mechanisms</w:t>
        </w:r>
      </w:ins>
      <w:ins w:id="109" w:author="Timothy Staples" w:date="2021-07-01T10:09:01Z">
        <w:r>
          <w:rPr/>
          <w:t xml:space="preserve"> of snake hear</w:t>
        </w:r>
      </w:ins>
      <w:ins w:id="110" w:author="Timothy Staples" w:date="2021-07-01T10:09:01Z">
        <w:r>
          <w:rPr/>
          <w:t>ing,</w:t>
        </w:r>
      </w:ins>
      <w:ins w:id="111" w:author="Timothy Staples" w:date="2021-07-01T10:09:01Z">
        <w:r>
          <w:rPr/>
          <w:t xml:space="preserve"> </w:t>
        </w:r>
      </w:ins>
      <w:del w:id="112" w:author="Timothy Staples" w:date="2021-07-01T12:09:41Z">
        <w:r>
          <w:rPr/>
          <w:delText xml:space="preserve">, </w:delText>
        </w:r>
      </w:del>
      <w:del w:id="113" w:author="Timothy Staples" w:date="2021-07-01T10:09:23Z">
        <w:r>
          <w:rPr/>
          <w:delText xml:space="preserve"> </w:delText>
        </w:r>
      </w:del>
      <w:del w:id="114" w:author="Timothy Staples" w:date="2021-07-01T10:09:23Z">
        <w:r>
          <w:rPr>
            <w:i/>
            <w:iCs/>
          </w:rPr>
          <w:delText>how</w:delText>
        </w:r>
      </w:del>
      <w:del w:id="115" w:author="Timothy Staples" w:date="2021-07-01T10:09:23Z">
        <w:r>
          <w:rPr/>
          <w:delText xml:space="preserve"> snakes can hear and </w:delText>
        </w:r>
      </w:del>
      <w:del w:id="116" w:author="Timothy Staples" w:date="2021-07-01T10:09:23Z">
        <w:r>
          <w:rPr>
            <w:i/>
            <w:iCs/>
          </w:rPr>
          <w:delText>what</w:delText>
        </w:r>
      </w:del>
      <w:del w:id="117" w:author="Timothy Staples" w:date="2021-07-01T10:09:23Z">
        <w:r>
          <w:rPr/>
          <w:delText xml:space="preserve"> frequencies snakes can hear</w:delText>
        </w:r>
      </w:del>
      <w:del w:id="118" w:author="Timothy Staples" w:date="2021-07-01T12:09:39Z">
        <w:r>
          <w:rPr/>
          <w:delText>established</w:delText>
        </w:r>
      </w:del>
      <w:del w:id="119" w:author="Timothy Staples" w:date="2021-07-01T10:09:12Z">
        <w:r>
          <w:rPr/>
          <w:delText xml:space="preserve">While it is largely </w:delText>
        </w:r>
      </w:del>
      <w:r>
        <w:rPr/>
        <w:t xml:space="preserve">it is </w:t>
      </w:r>
      <w:del w:id="120" w:author="Timothy Staples" w:date="2021-07-01T10:09:26Z">
        <w:r>
          <w:rPr/>
          <w:delText xml:space="preserve">largely unknown </w:delText>
        </w:r>
      </w:del>
      <w:ins w:id="121" w:author="Timothy Staples" w:date="2021-07-01T10:09:26Z">
        <w:r>
          <w:rPr/>
          <w:t xml:space="preserve">still unclear </w:t>
        </w:r>
      </w:ins>
      <w:r>
        <w:rPr/>
        <w:t xml:space="preserve">how </w:t>
      </w:r>
      <w:ins w:id="122" w:author="Timothy Staples" w:date="2021-07-01T12:09:53Z">
        <w:r>
          <w:rPr/>
          <w:t>important sound is to sn</w:t>
        </w:r>
      </w:ins>
      <w:ins w:id="123" w:author="Timothy Staples" w:date="2021-07-01T12:10:00Z">
        <w:r>
          <w:rPr/>
          <w:t xml:space="preserve">ake behavior, and how </w:t>
        </w:r>
      </w:ins>
      <w:r>
        <w:rPr/>
        <w:t>they naturally respond to different sounds</w:t>
      </w:r>
      <w:del w:id="124" w:author="Timothy Staples" w:date="2021-07-01T10:09:32Z">
        <w:r>
          <w:rPr/>
          <w:delText xml:space="preserve"> and why</w:delText>
        </w:r>
      </w:del>
      <w:r>
        <w:rPr/>
        <w:t xml:space="preserve">. </w:t>
      </w:r>
      <w:del w:id="125" w:author="Timothy Staples" w:date="2021-07-01T12:10:21Z">
        <w:r>
          <w:rPr/>
          <w:delText>Hearing by snakes</w:delText>
        </w:r>
      </w:del>
      <w:ins w:id="126" w:author="Timothy Staples" w:date="2021-07-01T12:10:23Z">
        <w:r>
          <w:rPr>
            <w:rFonts w:eastAsia="Calibri" w:cs="Times New Roman"/>
            <w:color w:val="auto"/>
            <w:kern w:val="0"/>
            <w:sz w:val="20"/>
            <w:szCs w:val="20"/>
            <w:lang w:val="en-US" w:eastAsia="en-US" w:bidi="ar-SA"/>
          </w:rPr>
          <w:t>Hearing</w:t>
        </w:r>
      </w:ins>
      <w:r>
        <w:rPr/>
        <w:t xml:space="preserve"> is thought to aid </w:t>
      </w:r>
      <w:ins w:id="127" w:author="Timothy Staples" w:date="2021-07-01T12:10:26Z">
        <w:r>
          <w:rPr/>
          <w:t xml:space="preserve">snake </w:t>
        </w:r>
      </w:ins>
      <w:r>
        <w:rPr/>
        <w:t>foraging, with some evidence supporting this hypothesis</w:t>
      </w:r>
      <w:del w:id="128" w:author="Timothy Staples" w:date="2021-07-01T12:49:12Z">
        <w:r>
          <w:rPr/>
          <w:delText>.</w:delText>
        </w:r>
      </w:del>
      <w:ins w:id="129" w:author="Timothy Staples" w:date="2021-07-01T12:49:12Z">
        <w:r>
          <w:rPr/>
          <w:t xml:space="preserve">, </w:t>
        </w:r>
      </w:ins>
      <w:ins w:id="130" w:author="Timothy Staples" w:date="2021-07-01T12:49:12Z">
        <w:r>
          <w:rPr/>
          <w:t>particularly in snake</w:t>
        </w:r>
      </w:ins>
      <w:r>
        <w:rPr/>
        <w:t xml:space="preserve"> </w:t>
      </w:r>
      <w:ins w:id="131" w:author="Timothy Staples" w:date="2021-07-01T12:49:15Z">
        <w:r>
          <w:rPr/>
          <w:t>a</w:t>
        </w:r>
      </w:ins>
      <w:ins w:id="132" w:author="Timothy Staples" w:date="2021-07-01T12:48:19Z">
        <w:r>
          <w:rPr/>
          <w:t xml:space="preserve">voidance of potentially dangerous prey via sound cues (Randall et al. 1997, Hoare et al. 2013). </w:t>
        </w:r>
      </w:ins>
      <w:ins w:id="133" w:author="Timothy Staples" w:date="2021-07-01T12:48:19Z">
        <w:r>
          <w:rPr/>
          <w:t>Sound cues may also be used by snakes alongside sight and smell to accurately strike prey (Young and Morain 2002).</w:t>
        </w:r>
      </w:ins>
      <w:ins w:id="134" w:author="Timothy Staples" w:date="2021-07-01T12:57:59Z">
        <w:r>
          <w:rPr/>
          <w:t xml:space="preserve"> </w:t>
        </w:r>
      </w:ins>
      <w:ins w:id="135" w:author="Timothy Staples" w:date="2021-07-01T12:58:00Z">
        <w:r>
          <w:rPr/>
          <w:t xml:space="preserve">Finally, </w:t>
        </w:r>
      </w:ins>
    </w:p>
    <w:p>
      <w:pPr>
        <w:pStyle w:val="Normal"/>
        <w:rPr>
          <w:del w:id="138" w:author="Timothy Staples" w:date="2021-07-01T12:57:52Z"/>
        </w:rPr>
      </w:pPr>
      <w:del w:id="137" w:author="Timothy Staples" w:date="2021-07-01T12:58:03Z">
        <w:r>
          <w:rPr/>
          <w:delText>H</w:delText>
        </w:r>
      </w:del>
    </w:p>
    <w:p>
      <w:pPr>
        <w:pStyle w:val="Normal"/>
        <w:rPr>
          <w:del w:id="147" w:author="Timothy Staples" w:date="2021-07-01T12:57:52Z"/>
        </w:rPr>
      </w:pPr>
      <w:del w:id="139" w:author="Timothy Staples" w:date="2021-07-01T12:15:37Z">
        <w:r>
          <w:rPr/>
          <w:delText xml:space="preserve"> </w:delText>
        </w:r>
      </w:del>
      <w:del w:id="140" w:author="Timothy Staples" w:date="2021-07-01T12:57:52Z">
        <w:r>
          <w:rPr/>
          <w:delText>For example, foot-stomping by banner-tailed kangaroo rats (</w:delText>
        </w:r>
      </w:del>
      <w:del w:id="141" w:author="Timothy Staples" w:date="2021-07-01T12:57:52Z">
        <w:r>
          <w:rPr>
            <w:i/>
            <w:iCs/>
          </w:rPr>
          <w:delText>Dipodomys spectabilis</w:delText>
        </w:r>
      </w:del>
      <w:del w:id="142" w:author="Timothy Staples" w:date="2021-07-01T12:57:52Z">
        <w:r>
          <w:rPr/>
          <w:delText>) deters pursuit by snakes, with mothers foot-stomping more so than non-mothers (Randall et al. 1997). This avoidance response from the snake suggests that aware prey may be more dangerous prey not worth the risk of pursuit. Similarly, the distress calls of the weeping lizard (</w:delText>
        </w:r>
      </w:del>
      <w:del w:id="143" w:author="Timothy Staples" w:date="2021-07-01T12:57:52Z">
        <w:r>
          <w:rPr>
            <w:i/>
            <w:iCs/>
          </w:rPr>
          <w:delText>Liolaemus chiliensis</w:delText>
        </w:r>
      </w:del>
      <w:del w:id="144" w:author="Timothy Staples" w:date="2021-07-01T12:57:52Z">
        <w:r>
          <w:rPr/>
          <w:delText>) in Chile resulted in a significant reduction in chemical exploration and movement by snakes (Hoare et al. 2013), indicating the snakes’ awareness of the sound and a change of behaviour as a result. In addition, Young and Morain (2002) demonstrated that temporarily blinded Saharan sand vipers (</w:delText>
        </w:r>
      </w:del>
      <w:del w:id="145" w:author="Timothy Staples" w:date="2021-07-01T12:57:52Z">
        <w:r>
          <w:rPr>
            <w:i/>
            <w:iCs/>
          </w:rPr>
          <w:delText>Cerastes cerastes</w:delText>
        </w:r>
      </w:del>
      <w:del w:id="146" w:author="Timothy Staples" w:date="2021-07-01T12:57:52Z">
        <w:r>
          <w:rPr/>
          <w:delText>) whose olfactory nerves were severed can localise and strike freely mobile prey using only vibration cues, albeit significantly less accurately than with sight and smell (Young and Morain, 2002).</w:delText>
        </w:r>
      </w:del>
    </w:p>
    <w:p>
      <w:pPr>
        <w:pStyle w:val="Normal"/>
        <w:rPr>
          <w:del w:id="149" w:author="Timothy Staples" w:date="2021-07-01T12:57:52Z"/>
        </w:rPr>
      </w:pPr>
      <w:del w:id="148" w:author="Timothy Staples" w:date="2021-07-01T12:57:52Z">
        <w:r>
          <w:rPr/>
        </w:r>
      </w:del>
    </w:p>
    <w:p>
      <w:pPr>
        <w:pStyle w:val="Normal"/>
        <w:rPr>
          <w:del w:id="151" w:author="Timothy Staples" w:date="2021-07-01T12:57:52Z"/>
        </w:rPr>
      </w:pPr>
      <w:del w:id="150" w:author="Timothy Staples" w:date="2021-07-01T12:57:52Z">
        <w:r>
          <w:rPr/>
        </w:r>
      </w:del>
    </w:p>
    <w:p>
      <w:pPr>
        <w:pStyle w:val="Normal"/>
        <w:rPr/>
      </w:pPr>
      <w:ins w:id="152" w:author="Timothy Staples" w:date="2021-07-01T12:58:04Z">
        <w:r>
          <w:rPr/>
          <w:t>h</w:t>
        </w:r>
      </w:ins>
      <w:r>
        <w:rPr/>
        <w:t>earing in snakes may also provide warning of snake predators, or larger animals that could trample snakes</w:t>
      </w:r>
      <w:ins w:id="153" w:author="Timothy Staples" w:date="2021-07-01T13:00:18Z">
        <w:r>
          <w:rPr/>
          <w:t xml:space="preserve"> </w:t>
        </w:r>
      </w:ins>
      <w:ins w:id="154" w:author="Timothy Staples" w:date="2021-07-01T13:00:18Z">
        <w:r>
          <w:rPr/>
          <w:t>(Burger 1988)</w:t>
        </w:r>
      </w:ins>
      <w:r>
        <w:rPr/>
        <w:t>.</w:t>
      </w:r>
    </w:p>
    <w:p>
      <w:pPr>
        <w:pStyle w:val="Normal"/>
        <w:rPr/>
      </w:pPr>
      <w:ins w:id="156" w:author="Timothy Staples" w:date="2021-07-01T13:08:28Z">
        <w:r>
          <w:rPr/>
          <w:commentReference w:id="4"/>
        </w:r>
      </w:ins>
    </w:p>
    <w:p>
      <w:pPr>
        <w:pStyle w:val="Normal"/>
        <w:rPr/>
      </w:pPr>
      <w:ins w:id="158" w:author="Timothy Staples" w:date="2021-07-01T13:01:41Z">
        <w:r>
          <w:rPr/>
        </w:r>
      </w:ins>
    </w:p>
    <w:p>
      <w:pPr>
        <w:pStyle w:val="Normal"/>
        <w:widowControl/>
        <w:suppressAutoHyphens w:val="true"/>
        <w:bidi w:val="0"/>
        <w:spacing w:before="0" w:after="0"/>
        <w:jc w:val="left"/>
        <w:rPr>
          <w:del w:id="164" w:author="Timothy Staples" w:date="2021-07-01T13:00:46Z"/>
        </w:rPr>
      </w:pPr>
      <w:del w:id="160" w:author="Timothy Staples" w:date="2021-07-01T13:00:46Z">
        <w:r>
          <w:rPr/>
          <w:delText xml:space="preserve">For example, in response to a vibration stimulus (dropping of a stone out of sight), 148 small pine snake </w:delText>
        </w:r>
      </w:del>
      <w:del w:id="161" w:author="Timothy Staples" w:date="2021-07-01T13:00:46Z">
        <w:r>
          <w:rPr>
            <w:rFonts w:ascii="Calibri" w:hAnsi="Calibri" w:cs="Calibri"/>
            <w:i/>
            <w:i/>
            <w:iCs/>
          </w:rPr>
          <w:delText>﻿</w:delText>
        </w:r>
      </w:del>
      <w:del w:id="162" w:author="Timothy Staples" w:date="2021-07-01T13:00:46Z">
        <w:r>
          <w:rPr>
            <w:i/>
            <w:iCs/>
          </w:rPr>
          <w:delText>Pituophis melanoleucus</w:delText>
        </w:r>
      </w:del>
      <w:del w:id="163" w:author="Timothy Staples" w:date="2021-07-01T13:00:46Z">
        <w:r>
          <w:rPr/>
          <w:delText xml:space="preserve"> hatchlings typically froze or moved away (Burger 1998), although stronger responses (e.g. retreating into a hide) were observed with visual stimuli to predator models. </w:delText>
        </w:r>
      </w:del>
    </w:p>
    <w:p>
      <w:pPr>
        <w:pStyle w:val="Normal"/>
        <w:widowControl/>
        <w:suppressAutoHyphens w:val="true"/>
        <w:bidi w:val="0"/>
        <w:spacing w:before="0" w:after="0"/>
        <w:jc w:val="left"/>
        <w:rPr>
          <w:del w:id="166" w:author="Timothy Staples" w:date="2021-07-01T13:00:46Z"/>
        </w:rPr>
      </w:pPr>
      <w:del w:id="165" w:author="Timothy Staples" w:date="2021-07-01T13:00:46Z">
        <w:r>
          <w:rPr/>
        </w:r>
      </w:del>
    </w:p>
    <w:p>
      <w:pPr>
        <w:pStyle w:val="Normal"/>
        <w:widowControl/>
        <w:suppressAutoHyphens w:val="true"/>
        <w:bidi w:val="0"/>
        <w:spacing w:before="0" w:after="0"/>
        <w:jc w:val="left"/>
        <w:rPr/>
      </w:pPr>
      <w:ins w:id="167" w:author="Timothy Staples" w:date="2021-07-01T13:01:46Z">
        <w:r>
          <w:rPr/>
          <w:t xml:space="preserve">Past studies have focussed solely on behavioral responses </w:t>
        </w:r>
      </w:ins>
      <w:ins w:id="168" w:author="Timothy Staples" w:date="2021-07-01T13:02:51Z">
        <w:r>
          <w:rPr/>
          <w:t xml:space="preserve">within individual snake species. </w:t>
        </w:r>
      </w:ins>
      <w:ins w:id="169" w:author="Timothy Staples" w:date="2021-07-01T13:05:20Z">
        <w:r>
          <w:rPr>
            <w:rFonts w:eastAsia="Calibri" w:cs="Times New Roman"/>
            <w:color w:val="auto"/>
            <w:kern w:val="0"/>
            <w:sz w:val="20"/>
            <w:szCs w:val="20"/>
            <w:lang w:val="en-US" w:eastAsia="en-US" w:bidi="ar-SA"/>
          </w:rPr>
          <w:t>Here we study whether snake behavioral responses to airborne sound are divergent across five genera with different life history and hunting strategies</w:t>
        </w:r>
      </w:ins>
      <w:ins w:id="170" w:author="Timothy Staples" w:date="2021-07-01T13:25:27Z">
        <w:r>
          <w:rPr>
            <w:rFonts w:eastAsia="Calibri" w:cs="Times New Roman"/>
            <w:color w:val="auto"/>
            <w:kern w:val="0"/>
            <w:sz w:val="20"/>
            <w:szCs w:val="20"/>
            <w:lang w:val="en-US" w:eastAsia="en-US" w:bidi="ar-SA"/>
          </w:rPr>
          <w:t xml:space="preserve">: </w:t>
        </w:r>
      </w:ins>
      <w:ins w:id="171" w:author="Timothy Staples" w:date="2021-07-01T13:25:27Z">
        <w:r>
          <w:rPr>
            <w:rFonts w:eastAsia="Calibri" w:cs="Times New Roman"/>
            <w:color w:val="auto"/>
            <w:kern w:val="0"/>
            <w:sz w:val="20"/>
            <w:szCs w:val="20"/>
            <w:lang w:val="en-US" w:eastAsia="en-US" w:bidi="ar-SA"/>
          </w:rPr>
          <w:t>an ambush elapid (</w:t>
        </w:r>
      </w:ins>
      <w:ins w:id="172" w:author="Timothy Staples" w:date="2021-07-01T13:25:27Z">
        <w:r>
          <w:rPr>
            <w:rFonts w:eastAsia="Calibri" w:cs="Times New Roman"/>
            <w:i/>
            <w:iCs/>
            <w:color w:val="auto"/>
            <w:kern w:val="0"/>
            <w:sz w:val="20"/>
            <w:szCs w:val="20"/>
            <w:lang w:val="en-US" w:eastAsia="en-US" w:bidi="ar-SA"/>
          </w:rPr>
          <w:t>Acanthophis</w:t>
        </w:r>
      </w:ins>
      <w:ins w:id="173" w:author="Timothy Staples" w:date="2021-07-01T13:25:27Z">
        <w:r>
          <w:rPr>
            <w:rFonts w:eastAsia="Calibri" w:cs="Times New Roman"/>
            <w:color w:val="auto"/>
            <w:kern w:val="0"/>
            <w:sz w:val="20"/>
            <w:szCs w:val="20"/>
            <w:lang w:val="en-US" w:eastAsia="en-US" w:bidi="ar-SA"/>
          </w:rPr>
          <w:t>), an active python (</w:t>
        </w:r>
      </w:ins>
      <w:ins w:id="174" w:author="Timothy Staples" w:date="2021-07-01T13:25:27Z">
        <w:r>
          <w:rPr>
            <w:rFonts w:eastAsia="Calibri" w:cs="Times New Roman"/>
            <w:i/>
            <w:iCs/>
            <w:color w:val="auto"/>
            <w:kern w:val="0"/>
            <w:sz w:val="20"/>
            <w:szCs w:val="20"/>
            <w:lang w:val="en-US" w:eastAsia="en-US" w:bidi="ar-SA"/>
          </w:rPr>
          <w:t>Aspidites</w:t>
        </w:r>
      </w:ins>
      <w:ins w:id="175" w:author="Timothy Staples" w:date="2021-07-01T13:25:27Z">
        <w:r>
          <w:rPr>
            <w:rFonts w:eastAsia="Calibri" w:cs="Times New Roman"/>
            <w:color w:val="auto"/>
            <w:kern w:val="0"/>
            <w:sz w:val="20"/>
            <w:szCs w:val="20"/>
            <w:lang w:val="en-US" w:eastAsia="en-US" w:bidi="ar-SA"/>
          </w:rPr>
          <w:t>), an arboreal elapid (</w:t>
        </w:r>
      </w:ins>
      <w:ins w:id="176" w:author="Timothy Staples" w:date="2021-07-01T13:25:27Z">
        <w:r>
          <w:rPr>
            <w:rFonts w:eastAsia="Calibri" w:cs="Times New Roman"/>
            <w:i/>
            <w:iCs/>
            <w:color w:val="auto"/>
            <w:kern w:val="0"/>
            <w:sz w:val="20"/>
            <w:szCs w:val="20"/>
            <w:lang w:val="en-US" w:eastAsia="en-US" w:bidi="ar-SA"/>
          </w:rPr>
          <w:t>Hoplocephalus</w:t>
        </w:r>
      </w:ins>
      <w:ins w:id="177" w:author="Timothy Staples" w:date="2021-07-01T13:25:27Z">
        <w:r>
          <w:rPr>
            <w:rFonts w:eastAsia="Calibri" w:cs="Times New Roman"/>
            <w:color w:val="auto"/>
            <w:kern w:val="0"/>
            <w:sz w:val="20"/>
            <w:szCs w:val="20"/>
            <w:lang w:val="en-US" w:eastAsia="en-US" w:bidi="ar-SA"/>
          </w:rPr>
          <w:t>) and two active elapids (</w:t>
        </w:r>
      </w:ins>
      <w:ins w:id="178" w:author="Timothy Staples" w:date="2021-07-01T13:25:27Z">
        <w:r>
          <w:rPr>
            <w:rFonts w:eastAsia="Calibri" w:cs="Times New Roman"/>
            <w:i/>
            <w:iCs/>
            <w:color w:val="auto"/>
            <w:kern w:val="0"/>
            <w:sz w:val="20"/>
            <w:szCs w:val="20"/>
            <w:lang w:val="en-US" w:eastAsia="en-US" w:bidi="ar-SA"/>
          </w:rPr>
          <w:t>Oxyuranus</w:t>
        </w:r>
      </w:ins>
      <w:ins w:id="179" w:author="Timothy Staples" w:date="2021-07-01T13:25:27Z">
        <w:r>
          <w:rPr>
            <w:rFonts w:eastAsia="Calibri" w:cs="Times New Roman"/>
            <w:color w:val="auto"/>
            <w:kern w:val="0"/>
            <w:sz w:val="20"/>
            <w:szCs w:val="20"/>
            <w:lang w:val="en-US" w:eastAsia="en-US" w:bidi="ar-SA"/>
          </w:rPr>
          <w:t xml:space="preserve"> and </w:t>
        </w:r>
      </w:ins>
      <w:ins w:id="180" w:author="Timothy Staples" w:date="2021-07-01T13:25:27Z">
        <w:r>
          <w:rPr>
            <w:rFonts w:eastAsia="Calibri" w:cs="Times New Roman"/>
            <w:i/>
            <w:iCs/>
            <w:color w:val="auto"/>
            <w:kern w:val="0"/>
            <w:sz w:val="20"/>
            <w:szCs w:val="20"/>
            <w:lang w:val="en-US" w:eastAsia="en-US" w:bidi="ar-SA"/>
          </w:rPr>
          <w:t>Pseudonaja</w:t>
        </w:r>
      </w:ins>
      <w:ins w:id="181" w:author="Timothy Staples" w:date="2021-07-01T13:25:27Z">
        <w:r>
          <w:rPr>
            <w:rFonts w:eastAsia="Calibri" w:cs="Times New Roman"/>
            <w:color w:val="auto"/>
            <w:kern w:val="0"/>
            <w:sz w:val="20"/>
            <w:szCs w:val="20"/>
            <w:lang w:val="en-US" w:eastAsia="en-US" w:bidi="ar-SA"/>
          </w:rPr>
          <w:t>).</w:t>
        </w:r>
      </w:ins>
      <w:ins w:id="182" w:author="Timothy Staples" w:date="2021-07-01T13:26:41Z">
        <w:r>
          <w:rPr>
            <w:rFonts w:eastAsia="Calibri" w:cs="Times New Roman"/>
            <w:color w:val="auto"/>
            <w:kern w:val="0"/>
            <w:sz w:val="20"/>
            <w:szCs w:val="20"/>
            <w:lang w:val="en-US" w:eastAsia="en-US" w:bidi="ar-SA"/>
          </w:rPr>
          <w:t xml:space="preserve"> </w:t>
        </w:r>
      </w:ins>
      <w:ins w:id="183" w:author="Timothy Staples" w:date="2021-07-01T13:26:41Z">
        <w:r>
          <w:rPr>
            <w:rFonts w:eastAsia="Calibri" w:cs="Times New Roman"/>
            <w:color w:val="auto"/>
            <w:kern w:val="0"/>
            <w:sz w:val="20"/>
            <w:szCs w:val="20"/>
            <w:lang w:val="en-US" w:eastAsia="en-US" w:bidi="ar-SA"/>
          </w:rPr>
          <w:t xml:space="preserve">We measured behavioral responses of </w:t>
        </w:r>
      </w:ins>
      <w:ins w:id="184" w:author="Timothy Staples" w:date="2021-07-01T13:26:41Z">
        <w:r>
          <w:rPr>
            <w:rFonts w:eastAsia="Calibri" w:cs="Times New Roman"/>
            <w:color w:val="auto"/>
            <w:kern w:val="0"/>
            <w:sz w:val="20"/>
            <w:szCs w:val="20"/>
            <w:lang w:val="en-US" w:eastAsia="en-US" w:bidi="ar-SA"/>
          </w:rPr>
          <w:t xml:space="preserve">19 </w:t>
        </w:r>
      </w:ins>
      <w:ins w:id="185" w:author="Timothy Staples" w:date="2021-07-01T13:26:41Z">
        <w:r>
          <w:rPr>
            <w:rFonts w:eastAsia="Calibri" w:cs="Times New Roman"/>
            <w:color w:val="auto"/>
            <w:kern w:val="0"/>
            <w:sz w:val="20"/>
            <w:szCs w:val="20"/>
            <w:lang w:val="en-US" w:eastAsia="en-US" w:bidi="ar-SA"/>
          </w:rPr>
          <w:t xml:space="preserve">snakes </w:t>
        </w:r>
      </w:ins>
      <w:ins w:id="186" w:author="Timothy Staples" w:date="2021-07-01T13:26:41Z">
        <w:r>
          <w:rPr>
            <w:rFonts w:eastAsia="Calibri" w:cs="Times New Roman"/>
            <w:color w:val="auto"/>
            <w:kern w:val="0"/>
            <w:sz w:val="20"/>
            <w:szCs w:val="20"/>
            <w:lang w:val="en-US" w:eastAsia="en-US" w:bidi="ar-SA"/>
          </w:rPr>
          <w:t xml:space="preserve">across 304 trials, exposing them to </w:t>
        </w:r>
      </w:ins>
      <w:ins w:id="187" w:author="Timothy Staples" w:date="2021-07-01T13:26:41Z">
        <w:r>
          <w:rPr>
            <w:rFonts w:eastAsia="Calibri" w:cs="Times New Roman"/>
            <w:color w:val="auto"/>
            <w:kern w:val="0"/>
            <w:sz w:val="20"/>
            <w:szCs w:val="20"/>
            <w:lang w:val="en-US" w:eastAsia="en-US" w:bidi="ar-SA"/>
          </w:rPr>
          <w:t xml:space="preserve">three sets of sound frequencies (0-150Hz, 150-300Hz and 300-450Hz), along with no sound controls. </w:t>
        </w:r>
      </w:ins>
      <w:ins w:id="188" w:author="Timothy Staples" w:date="2021-07-01T13:06:58Z">
        <w:commentRangeStart w:id="5"/>
        <w:r>
          <w:rPr>
            <w:rFonts w:eastAsia="Calibri" w:cs="Times New Roman"/>
            <w:color w:val="auto"/>
            <w:kern w:val="0"/>
            <w:sz w:val="20"/>
            <w:szCs w:val="20"/>
            <w:lang w:val="en-US" w:eastAsia="en-US" w:bidi="ar-SA"/>
          </w:rPr>
          <w:t>In part</w:t>
        </w:r>
      </w:ins>
      <w:ins w:id="189" w:author="Timothy Staples" w:date="2021-07-01T13:07:00Z">
        <w:r>
          <w:rPr>
            <w:rFonts w:eastAsia="Calibri" w:cs="Times New Roman"/>
            <w:color w:val="auto"/>
            <w:kern w:val="0"/>
            <w:sz w:val="20"/>
            <w:szCs w:val="20"/>
            <w:lang w:val="en-US" w:eastAsia="en-US" w:bidi="ar-SA"/>
          </w:rPr>
          <w:t xml:space="preserve">icular, we asked: </w:t>
        </w:r>
      </w:ins>
      <w:ins w:id="190" w:author="Timothy Staples" w:date="2021-07-01T13:07:00Z">
        <w:r>
          <w:rPr>
            <w:rFonts w:eastAsia="Calibri" w:cs="Times New Roman"/>
            <w:color w:val="auto"/>
            <w:kern w:val="0"/>
            <w:sz w:val="20"/>
            <w:szCs w:val="20"/>
            <w:lang w:val="en-US" w:eastAsia="en-US" w:bidi="ar-SA"/>
          </w:rPr>
          <w:t xml:space="preserve">Do sound stimuli </w:t>
        </w:r>
      </w:ins>
      <w:ins w:id="191" w:author="Timothy Staples" w:date="2021-07-01T13:07:00Z">
        <w:r>
          <w:rPr/>
        </w:r>
      </w:ins>
      <w:ins w:id="192" w:author="Timothy Staples" w:date="2021-07-01T13:12:56Z">
        <w:commentRangeEnd w:id="5"/>
        <w:r>
          <w:commentReference w:id="5"/>
        </w:r>
        <w:r>
          <w:rPr>
            <w:rFonts w:eastAsia="Calibri" w:cs="Times New Roman"/>
            <w:color w:val="auto"/>
            <w:kern w:val="0"/>
            <w:sz w:val="20"/>
            <w:szCs w:val="20"/>
            <w:lang w:val="en-US" w:eastAsia="en-US" w:bidi="ar-SA"/>
          </w:rPr>
          <w:t xml:space="preserve">influence </w:t>
        </w:r>
      </w:ins>
      <w:ins w:id="193" w:author="Timothy Staples" w:date="2021-07-01T13:12:56Z">
        <w:r>
          <w:rPr>
            <w:rFonts w:eastAsia="Calibri" w:cs="Times New Roman"/>
            <w:color w:val="auto"/>
            <w:kern w:val="0"/>
            <w:sz w:val="20"/>
            <w:szCs w:val="20"/>
            <w:lang w:val="en-US" w:eastAsia="en-US" w:bidi="ar-SA"/>
          </w:rPr>
          <w:t xml:space="preserve">(1) </w:t>
        </w:r>
      </w:ins>
      <w:ins w:id="194" w:author="Timothy Staples" w:date="2021-07-01T13:12:56Z">
        <w:r>
          <w:rPr>
            <w:rFonts w:eastAsia="Calibri" w:cs="Times New Roman"/>
            <w:color w:val="auto"/>
            <w:kern w:val="0"/>
            <w:sz w:val="20"/>
            <w:szCs w:val="20"/>
            <w:lang w:val="en-US" w:eastAsia="en-US" w:bidi="ar-SA"/>
          </w:rPr>
          <w:t>the lik</w:t>
        </w:r>
      </w:ins>
      <w:ins w:id="195" w:author="Timothy Staples" w:date="2021-07-01T13:12:56Z">
        <w:r>
          <w:rPr>
            <w:rFonts w:eastAsia="Calibri" w:cs="Times New Roman"/>
            <w:color w:val="auto"/>
            <w:kern w:val="0"/>
            <w:sz w:val="20"/>
            <w:szCs w:val="20"/>
            <w:lang w:val="en-US" w:eastAsia="en-US" w:bidi="ar-SA"/>
          </w:rPr>
          <w:t>el</w:t>
        </w:r>
      </w:ins>
      <w:ins w:id="196" w:author="Timothy Staples" w:date="2021-07-01T13:12:56Z">
        <w:r>
          <w:rPr>
            <w:rFonts w:eastAsia="Calibri" w:cs="Times New Roman"/>
            <w:color w:val="auto"/>
            <w:kern w:val="0"/>
            <w:sz w:val="20"/>
            <w:szCs w:val="20"/>
            <w:lang w:val="en-US" w:eastAsia="en-US" w:bidi="ar-SA"/>
          </w:rPr>
          <w:t>ihood and variety of snake behav</w:t>
        </w:r>
      </w:ins>
      <w:ins w:id="197" w:author="Timothy Staples" w:date="2021-07-01T13:13:00Z">
        <w:r>
          <w:rPr>
            <w:rFonts w:eastAsia="Calibri" w:cs="Times New Roman"/>
            <w:color w:val="auto"/>
            <w:kern w:val="0"/>
            <w:sz w:val="20"/>
            <w:szCs w:val="20"/>
            <w:lang w:val="en-US" w:eastAsia="en-US" w:bidi="ar-SA"/>
          </w:rPr>
          <w:t>ioral responses, particularly defensive or cautious behaviors</w:t>
        </w:r>
      </w:ins>
      <w:ins w:id="198" w:author="Timothy Staples" w:date="2021-07-01T13:19:22Z">
        <w:r>
          <w:rPr>
            <w:rFonts w:eastAsia="Calibri" w:cs="Times New Roman"/>
            <w:color w:val="auto"/>
            <w:kern w:val="0"/>
            <w:sz w:val="20"/>
            <w:szCs w:val="20"/>
            <w:lang w:val="en-US" w:eastAsia="en-US" w:bidi="ar-SA"/>
          </w:rPr>
          <w:t xml:space="preserve">, </w:t>
        </w:r>
      </w:ins>
      <w:ins w:id="199" w:author="Timothy Staples" w:date="2021-07-01T13:19:22Z">
        <w:r>
          <w:rPr>
            <w:rFonts w:eastAsia="Calibri" w:cs="Times New Roman"/>
            <w:color w:val="auto"/>
            <w:kern w:val="0"/>
            <w:sz w:val="20"/>
            <w:szCs w:val="20"/>
            <w:lang w:val="en-US" w:eastAsia="en-US" w:bidi="ar-SA"/>
          </w:rPr>
          <w:t xml:space="preserve">and (2) the likelihood </w:t>
        </w:r>
      </w:ins>
      <w:ins w:id="200" w:author="Timothy Staples" w:date="2021-07-01T13:20:58Z">
        <w:r>
          <w:rPr>
            <w:rFonts w:eastAsia="Calibri" w:cs="Times New Roman"/>
            <w:color w:val="auto"/>
            <w:kern w:val="0"/>
            <w:sz w:val="20"/>
            <w:szCs w:val="20"/>
            <w:lang w:val="en-US" w:eastAsia="en-US" w:bidi="ar-SA"/>
          </w:rPr>
          <w:t xml:space="preserve">and direction of </w:t>
        </w:r>
      </w:ins>
      <w:ins w:id="201" w:author="Timothy Staples" w:date="2021-07-01T13:21:01Z">
        <w:r>
          <w:rPr>
            <w:rFonts w:eastAsia="Calibri" w:cs="Times New Roman"/>
            <w:color w:val="auto"/>
            <w:kern w:val="0"/>
            <w:sz w:val="20"/>
            <w:szCs w:val="20"/>
            <w:lang w:val="en-US" w:eastAsia="en-US" w:bidi="ar-SA"/>
          </w:rPr>
          <w:t>snake movement.</w:t>
        </w:r>
      </w:ins>
    </w:p>
    <w:p>
      <w:pPr>
        <w:pStyle w:val="Normal"/>
        <w:rPr>
          <w:del w:id="202" w:author="Timothy Staples" w:date="2021-07-01T13:01:28Z"/>
        </w:rPr>
      </w:pPr>
      <w:r>
        <w:fldChar w:fldCharType="begin"/>
      </w:r>
      <w:r>
        <w:rPr/>
      </w:r>
      <w:r>
        <w:rPr/>
      </w:r>
      <w:r>
        <w:rPr/>
        <w:fldChar w:fldCharType="separate"/>
      </w:r>
      <w:r>
        <w:rPr/>
      </w:r>
    </w:p>
    <w:p>
      <w:pPr>
        <w:pStyle w:val="Normal"/>
        <w:rPr>
          <w:del w:id="212" w:author="Timothy Staples" w:date="2021-07-01T13:01:28Z"/>
        </w:rPr>
      </w:pPr>
      <w:del w:id="203" w:author="Timothy Staples" w:date="2021-07-01T13:01:28Z">
        <w:r>
          <w:rPr/>
          <w:delText xml:space="preserve">In addition to vocal sounds and ground vibrations of snake prey and predators that affect snake behaviour, a snake’s hunger level and venom load can also alter their behaviour. For example, hungry snakes approached foot-stomping by banner-tailed kangaroo rats, while non-hungry snakes avoided it. </w:delText>
        </w:r>
      </w:del>
      <w:del w:id="204" w:author="Timothy Staples" w:date="2021-07-01T13:01:28Z">
        <w:r>
          <w:rPr>
            <w:rFonts w:ascii="Calibri" w:hAnsi="Calibri" w:cs="Calibri"/>
          </w:rPr>
          <w:delText>﻿</w:delText>
        </w:r>
      </w:del>
      <w:del w:id="205" w:author="Timothy Staples" w:date="2021-07-01T13:01:28Z">
        <w:r>
          <w:rPr/>
          <w:delText>Snakes also spent more time stalking foot-stomping rats than non-foot-stomping rats (Randall et al. 1997), suggesting an awareness of the ground vibrations produced by the prey. Similarly, recently fed juvenile Garter Snakes (</w:delText>
        </w:r>
      </w:del>
      <w:del w:id="206" w:author="Timothy Staples" w:date="2021-07-01T13:01:28Z">
        <w:r>
          <w:rPr>
            <w:i/>
            <w:iCs/>
          </w:rPr>
          <w:delText>Thamnophis sirtalis</w:delText>
        </w:r>
      </w:del>
      <w:del w:id="207" w:author="Timothy Staples" w:date="2021-07-01T13:01:28Z">
        <w:r>
          <w:rPr/>
          <w:delText xml:space="preserve">) were less likely to strike at moving and non-moving stimuli (Burger 1998). Venom load has also been shown to affect snake behaviour, with </w:delText>
        </w:r>
      </w:del>
      <w:del w:id="208" w:author="Timothy Staples" w:date="2021-07-01T13:01:28Z">
        <w:r>
          <w:rPr>
            <w:rFonts w:ascii="Calibri" w:hAnsi="Calibri" w:cs="Calibri"/>
          </w:rPr>
          <w:delText>﻿</w:delText>
        </w:r>
      </w:del>
      <w:del w:id="209" w:author="Timothy Staples" w:date="2021-07-01T13:01:28Z">
        <w:r>
          <w:rPr/>
          <w:delText>sharp-snouted pit vipers (</w:delText>
        </w:r>
      </w:del>
      <w:del w:id="210" w:author="Timothy Staples" w:date="2021-07-01T13:01:28Z">
        <w:r>
          <w:rPr>
            <w:i/>
            <w:iCs/>
          </w:rPr>
          <w:delText>Deinagkistrodon acutus</w:delText>
        </w:r>
      </w:del>
      <w:del w:id="211" w:author="Timothy Staples" w:date="2021-07-01T13:01:28Z">
        <w:r>
          <w:rPr/>
          <w:delText>) that recently exhausted their venom yields striking less and fleeing more than snakes with un-exhausted venom yields (Piao et al. 2021).</w:delText>
        </w:r>
      </w:del>
    </w:p>
    <w:p>
      <w:pPr>
        <w:pStyle w:val="Normal"/>
        <w:rPr>
          <w:del w:id="214" w:author="Timothy Staples" w:date="2021-07-01T13:01:28Z"/>
        </w:rPr>
      </w:pPr>
      <w:del w:id="213" w:author="Timothy Staples" w:date="2021-07-01T13:01:28Z">
        <w:r>
          <w:rPr/>
        </w:r>
      </w:del>
    </w:p>
    <w:p>
      <w:pPr>
        <w:pStyle w:val="Normal"/>
        <w:rPr>
          <w:del w:id="216" w:author="Timothy Staples" w:date="2021-07-01T13:01:32Z"/>
        </w:rPr>
      </w:pPr>
      <w:ins w:id="215" w:author="Timothy Staples" w:date="2021-07-01T13:01:06Z">
        <w:r>
          <w:rPr/>
          <w:commentReference w:id="6"/>
        </w:r>
      </w:ins>
    </w:p>
    <w:p>
      <w:pPr>
        <w:pStyle w:val="Normal"/>
        <w:rPr/>
      </w:pPr>
      <w:del w:id="217" w:author="Timothy Staples" w:date="2021-07-01T13:01:32Z">
        <w:r>
          <w:rPr/>
          <w:tab/>
        </w:r>
      </w:del>
      <w:r>
        <w:rPr/>
      </w:r>
      <w:r>
        <w:rPr/>
        <w:fldChar w:fldCharType="end"/>
      </w:r>
    </w:p>
    <w:p>
      <w:pPr>
        <w:pStyle w:val="Head"/>
        <w:spacing w:before="0" w:after="0"/>
        <w:jc w:val="left"/>
        <w:rPr>
          <w:sz w:val="24"/>
          <w:szCs w:val="24"/>
          <w:del w:id="221" w:author="Timothy Staples" w:date="2021-07-01T13:21:08Z"/>
        </w:rPr>
      </w:pPr>
      <w:del w:id="218" w:author="Timothy Staples" w:date="2021-07-01T13:21:08Z">
        <w:r>
          <w:rPr>
            <w:sz w:val="24"/>
            <w:szCs w:val="24"/>
          </w:rPr>
          <w:delText>The present study provides rare insight into the natural snake behaviour and movement in response to airborne sounds.</w:delText>
        </w:r>
      </w:del>
      <w:del w:id="219" w:author="Timothy Staples" w:date="2021-07-01T13:21:08Z">
        <w:r>
          <w:rPr>
            <w:spacing w:val="-7"/>
            <w:sz w:val="24"/>
            <w:szCs w:val="24"/>
          </w:rPr>
          <w:delText xml:space="preserve"> </w:delText>
        </w:r>
      </w:del>
      <w:del w:id="220" w:author="Timothy Staples" w:date="2021-07-01T13:21:08Z">
        <w:r>
          <w:rPr>
            <w:sz w:val="24"/>
            <w:szCs w:val="24"/>
          </w:rPr>
          <w:delText>We advance the field of animal behaviour by providing a framework for researching natural snake behaviour—including subtle behaviour—in response to sound, and our results improve our limited understanding of snake behaviour.</w:delText>
        </w:r>
      </w:del>
    </w:p>
    <w:p>
      <w:pPr>
        <w:pStyle w:val="Paragraph"/>
        <w:spacing w:before="0" w:after="0"/>
        <w:ind w:left="0" w:right="0" w:hanging="0"/>
        <w:rPr>
          <w:b/>
          <w:b/>
          <w:del w:id="223" w:author="Timothy Staples" w:date="2021-07-01T13:21:08Z"/>
        </w:rPr>
      </w:pPr>
      <w:del w:id="222" w:author="Timothy Staples" w:date="2021-07-01T13:21:08Z">
        <w:r>
          <w:rPr>
            <w:b/>
          </w:rPr>
        </w:r>
      </w:del>
    </w:p>
    <w:p>
      <w:pPr>
        <w:pStyle w:val="Paragraph"/>
        <w:spacing w:before="0" w:after="0"/>
        <w:ind w:left="0" w:right="0" w:hanging="0"/>
        <w:rPr>
          <w:b/>
          <w:b/>
          <w:del w:id="225" w:author="Timothy Staples" w:date="2021-07-01T13:21:08Z"/>
        </w:rPr>
      </w:pPr>
      <w:del w:id="224" w:author="Timothy Staples" w:date="2021-07-01T13:21:08Z">
        <w:r>
          <w:rPr>
            <w:b/>
          </w:rPr>
        </w:r>
      </w:del>
    </w:p>
    <w:p>
      <w:pPr>
        <w:pStyle w:val="Head"/>
        <w:spacing w:before="0" w:after="0"/>
        <w:jc w:val="left"/>
        <w:rPr>
          <w:sz w:val="24"/>
          <w:szCs w:val="24"/>
        </w:rPr>
      </w:pPr>
      <w:r>
        <w:rPr>
          <w:sz w:val="24"/>
          <w:szCs w:val="24"/>
        </w:rPr>
        <w:t>Results</w:t>
      </w:r>
      <w:del w:id="226" w:author="Timothy Staples" w:date="2021-07-01T13:38:40Z">
        <w:r>
          <w:rPr>
            <w:sz w:val="24"/>
            <w:szCs w:val="24"/>
          </w:rPr>
          <w:delText xml:space="preserve"> </w:delText>
        </w:r>
      </w:del>
    </w:p>
    <w:p>
      <w:pPr>
        <w:pStyle w:val="Normal"/>
        <w:rPr>
          <w:del w:id="228" w:author="Timothy Staples" w:date="2021-07-01T13:39:13Z"/>
        </w:rPr>
      </w:pPr>
      <w:del w:id="227" w:author="Timothy Staples" w:date="2021-07-01T13:39:13Z">
        <w:r>
          <w:rPr/>
          <w:delText xml:space="preserve">We conducted 304 trials testing the effect of sound on snake behaviour and movement. </w:delText>
        </w:r>
      </w:del>
    </w:p>
    <w:p>
      <w:pPr>
        <w:pStyle w:val="Normal"/>
        <w:rPr/>
      </w:pPr>
      <w:r>
        <w:rPr/>
      </w:r>
    </w:p>
    <w:p>
      <w:pPr>
        <w:pStyle w:val="Heading3"/>
        <w:spacing w:lineRule="auto" w:line="240"/>
        <w:rPr>
          <w:rFonts w:ascii="Times New Roman" w:hAnsi="Times New Roman" w:cs="Times New Roman"/>
        </w:rPr>
      </w:pPr>
      <w:r>
        <w:rPr>
          <w:rFonts w:cs="Times New Roman" w:ascii="Times New Roman" w:hAnsi="Times New Roman"/>
        </w:rPr>
        <w:t>Genus-based responses</w:t>
      </w:r>
    </w:p>
    <w:p>
      <w:pPr>
        <w:pStyle w:val="Normal"/>
        <w:ind w:left="360" w:right="0" w:hanging="0"/>
        <w:rPr/>
      </w:pPr>
      <w:r>
        <w:rPr/>
      </w:r>
    </w:p>
    <w:p>
      <w:pPr>
        <w:pStyle w:val="Normal"/>
        <w:ind w:left="360" w:right="0" w:hanging="0"/>
        <w:rPr/>
      </w:pPr>
      <w:r>
        <w:rPr/>
        <w:t xml:space="preserve">In control trials we observed substantial inter-genus differences in our </w:t>
      </w:r>
      <w:del w:id="229" w:author="Timothy Staples" w:date="2021-07-01T13:40:57Z">
        <w:r>
          <w:rPr/>
          <w:delText xml:space="preserve">three </w:delText>
        </w:r>
      </w:del>
      <w:r>
        <w:rPr/>
        <w:t>target behaviors: tongue flicks,</w:t>
      </w:r>
      <w:ins w:id="230" w:author="Timothy Staples" w:date="2021-07-01T13:39:20Z">
        <w:r>
          <w:rPr/>
          <w:t xml:space="preserve"> </w:t>
        </w:r>
      </w:ins>
      <w:del w:id="231" w:author="Timothy Staples" w:date="2021-07-01T13:41:01Z">
        <w:r>
          <w:rPr/>
          <w:delText xml:space="preserve"> defensive and cautious behaviors and </w:delText>
        </w:r>
      </w:del>
      <w:r>
        <w:rPr/>
        <w:t>head movement</w:t>
      </w:r>
      <w:ins w:id="232" w:author="Timothy Staples" w:date="2021-07-01T13:41:03Z">
        <w:r>
          <w:rPr/>
          <w:t xml:space="preserve">, </w:t>
        </w:r>
      </w:ins>
      <w:ins w:id="233" w:author="Timothy Staples" w:date="2021-07-01T13:41:03Z">
        <w:r>
          <w:rPr/>
          <w:t>and a collection of behaviors grouped as ‘defensive or cautious’</w:t>
        </w:r>
      </w:ins>
      <w:r>
        <w:rPr/>
        <w:t xml:space="preserve"> </w:t>
      </w:r>
      <w:ins w:id="234" w:author="Timothy Staples" w:date="2021-07-01T13:41:14Z">
        <w:r>
          <w:rPr/>
          <w:t>(</w:t>
        </w:r>
      </w:ins>
      <w:ins w:id="235" w:author="Timothy Staples" w:date="2021-07-01T13:41:14Z">
        <w:r>
          <w:rPr/>
          <w:t xml:space="preserve">‘Freeze’ response, </w:t>
        </w:r>
      </w:ins>
      <w:ins w:id="236" w:author="Timothy Staples" w:date="2021-07-01T13:41:14Z">
        <w:r>
          <w:rPr/>
          <w:t>h</w:t>
        </w:r>
      </w:ins>
      <w:ins w:id="237" w:author="Timothy Staples" w:date="2021-07-01T13:41:14Z">
        <w:r>
          <w:rPr/>
          <w:t xml:space="preserve">ead jerks, </w:t>
        </w:r>
      </w:ins>
      <w:ins w:id="238" w:author="Timothy Staples" w:date="2021-07-01T13:41:14Z">
        <w:r>
          <w:rPr/>
          <w:t>h</w:t>
        </w:r>
      </w:ins>
      <w:ins w:id="239" w:author="Timothy Staples" w:date="2021-07-01T13:41:14Z">
        <w:r>
          <w:rPr/>
          <w:t xml:space="preserve">isses, </w:t>
        </w:r>
      </w:ins>
      <w:ins w:id="240" w:author="Timothy Staples" w:date="2021-07-01T13:41:14Z">
        <w:r>
          <w:rPr/>
          <w:t>d</w:t>
        </w:r>
      </w:ins>
      <w:ins w:id="241" w:author="Timothy Staples" w:date="2021-07-01T13:41:14Z">
        <w:r>
          <w:rPr/>
          <w:t xml:space="preserve">ropping lower jaw, </w:t>
        </w:r>
      </w:ins>
      <w:ins w:id="242" w:author="Timothy Staples" w:date="2021-07-01T13:41:14Z">
        <w:r>
          <w:rPr/>
          <w:t>p</w:t>
        </w:r>
      </w:ins>
      <w:ins w:id="243" w:author="Timothy Staples" w:date="2021-07-01T13:41:14Z">
        <w:r>
          <w:rPr/>
          <w:t xml:space="preserve">eriscoping </w:t>
        </w:r>
      </w:ins>
      <w:ins w:id="244" w:author="Timothy Staples" w:date="2021-07-01T13:41:14Z">
        <w:r>
          <w:rPr/>
          <w:t>and f</w:t>
        </w:r>
      </w:ins>
      <w:ins w:id="245" w:author="Timothy Staples" w:date="2021-07-01T13:41:14Z">
        <w:r>
          <w:rPr/>
          <w:t>ixation behaviour</w:t>
        </w:r>
      </w:ins>
      <w:ins w:id="246" w:author="Timothy Staples" w:date="2021-07-01T13:41:14Z">
        <w:r>
          <w:rPr/>
          <w:t xml:space="preserve">) </w:t>
        </w:r>
      </w:ins>
      <w:r>
        <w:rPr/>
        <w:t>(Fig. 1</w:t>
      </w:r>
      <w:ins w:id="247" w:author="Timothy Staples" w:date="2021-07-01T13:41:43Z">
        <w:r>
          <w:rPr/>
          <w:t xml:space="preserve">, </w:t>
        </w:r>
      </w:ins>
      <w:ins w:id="248" w:author="Timothy Staples" w:date="2021-07-01T13:41:43Z">
        <w:r>
          <w:rPr/>
          <w:t>Table 2</w:t>
        </w:r>
      </w:ins>
      <w:r>
        <w:rPr/>
        <w:t xml:space="preserve">). Trials in all genera except </w:t>
      </w:r>
      <w:r>
        <w:rPr>
          <w:i/>
          <w:iCs/>
        </w:rPr>
        <w:t>Acanthophis</w:t>
      </w:r>
      <w:r>
        <w:rPr/>
        <w:t xml:space="preserve"> contained a close to 100% tongue-flick response</w:t>
      </w:r>
      <w:ins w:id="249" w:author="Timothy Staples" w:date="2021-07-02T08:44:31Z">
        <w:r>
          <w:rPr/>
          <w:t xml:space="preserve"> </w:t>
        </w:r>
      </w:ins>
      <w:ins w:id="250" w:author="Timothy Staples" w:date="2021-07-02T08:44:31Z">
        <w:r>
          <w:rPr/>
          <w:t>(Fig. 1)</w:t>
        </w:r>
      </w:ins>
      <w:r>
        <w:rPr/>
        <w:t xml:space="preserve">. Exhibiting defensive and cautious behaviors was less common, with genera likely to exhibit a target behavior in 20-30% of control trials, with the exception of </w:t>
      </w:r>
      <w:r>
        <w:rPr>
          <w:i/>
          <w:iCs/>
        </w:rPr>
        <w:t>Hoplocephalus</w:t>
      </w:r>
      <w:r>
        <w:rPr/>
        <w:t xml:space="preserve"> (15%) and </w:t>
      </w:r>
      <w:r>
        <w:rPr>
          <w:i/>
          <w:iCs/>
        </w:rPr>
        <w:t>Acanthophis</w:t>
      </w:r>
      <w:r>
        <w:rPr/>
        <w:t xml:space="preserve"> (0%)</w:t>
      </w:r>
      <w:ins w:id="251" w:author="Timothy Staples" w:date="2021-07-02T08:44:36Z">
        <w:r>
          <w:rPr/>
          <w:t xml:space="preserve"> </w:t>
        </w:r>
      </w:ins>
      <w:ins w:id="252" w:author="Timothy Staples" w:date="2021-07-02T08:44:36Z">
        <w:r>
          <w:rPr/>
          <w:t>(Fig. 1)</w:t>
        </w:r>
      </w:ins>
      <w:r>
        <w:rPr/>
        <w:t xml:space="preserve">. Substantial head movement was greatest in </w:t>
      </w:r>
      <w:r>
        <w:rPr>
          <w:i/>
          <w:iCs/>
        </w:rPr>
        <w:t xml:space="preserve">Oxyuranus </w:t>
      </w:r>
      <w:r>
        <w:rPr/>
        <w:t xml:space="preserve">snakes, although was observed in at least </w:t>
      </w:r>
      <w:r>
        <w:rPr>
          <w:i/>
          <w:iCs/>
        </w:rPr>
        <w:t>c.</w:t>
      </w:r>
      <w:r>
        <w:rPr/>
        <w:t xml:space="preserve"> 50% of trials for all genera except </w:t>
      </w:r>
      <w:r>
        <w:rPr>
          <w:i/>
          <w:iCs/>
        </w:rPr>
        <w:t>Acanthophis</w:t>
      </w:r>
      <w:ins w:id="253" w:author="Timothy Staples" w:date="2021-07-02T08:44:38Z">
        <w:r>
          <w:rPr>
            <w:i w:val="false"/>
            <w:iCs w:val="false"/>
          </w:rPr>
          <w:t xml:space="preserve"> </w:t>
        </w:r>
      </w:ins>
      <w:ins w:id="254" w:author="Timothy Staples" w:date="2021-07-02T08:44:38Z">
        <w:r>
          <w:rPr>
            <w:i w:val="false"/>
            <w:iCs w:val="false"/>
          </w:rPr>
          <w:t>(Fig. 1)</w:t>
        </w:r>
      </w:ins>
      <w:r>
        <w:rPr/>
        <w:t>.</w:t>
      </w:r>
    </w:p>
    <w:p>
      <w:pPr>
        <w:pStyle w:val="Normal"/>
        <w:rPr>
          <w:b/>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693795"/>
            <wp:effectExtent l="0" t="0" r="0" b="0"/>
            <wp:wrapSquare wrapText="largest"/>
            <wp:docPr id="1" name="Image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hart&#10;&#10;Description automatically generated"/>
                    <pic:cNvPicPr>
                      <a:picLocks noChangeAspect="1" noChangeArrowheads="1"/>
                    </pic:cNvPicPr>
                  </pic:nvPicPr>
                  <pic:blipFill>
                    <a:blip r:embed="rId3"/>
                    <a:stretch>
                      <a:fillRect/>
                    </a:stretch>
                  </pic:blipFill>
                  <pic:spPr bwMode="auto">
                    <a:xfrm>
                      <a:off x="0" y="0"/>
                      <a:ext cx="6332220" cy="3693795"/>
                    </a:xfrm>
                    <a:prstGeom prst="rect">
                      <a:avLst/>
                    </a:prstGeom>
                  </pic:spPr>
                </pic:pic>
              </a:graphicData>
            </a:graphic>
          </wp:anchor>
        </w:drawing>
      </w:r>
    </w:p>
    <w:p>
      <w:pPr>
        <w:pStyle w:val="Normal"/>
        <w:ind w:left="360" w:right="0" w:hanging="0"/>
        <w:rPr>
          <w:i/>
          <w:i/>
          <w:iCs/>
        </w:rPr>
      </w:pPr>
      <w:r>
        <w:rPr>
          <w:b/>
          <w:bCs/>
          <w:i/>
          <w:iCs/>
          <w:rPrChange w:id="0" w:author="Timothy Staples" w:date="2021-07-01T14:01:04Z"/>
        </w:rPr>
        <w:t>Figure 1:</w:t>
      </w:r>
      <w:r>
        <w:rPr>
          <w:i/>
          <w:iCs/>
          <w:rPrChange w:id="0" w:author="Timothy Staples" w:date="2021-07-01T14:01:04Z"/>
        </w:rPr>
        <w:t xml:space="preserve"> </w:t>
      </w:r>
      <w:r>
        <w:rPr>
          <w:b/>
          <w:bCs/>
          <w:i/>
          <w:iCs/>
          <w:rPrChange w:id="0" w:author="Timothy Staples" w:date="2021-07-01T14:01:04Z"/>
        </w:rPr>
        <w:t>Genus-level behavioral comparisons of snakes in control trials.</w:t>
      </w:r>
      <w:r>
        <w:rPr>
          <w:i/>
          <w:iCs/>
          <w:rPrChange w:id="0" w:author="Timothy Staples" w:date="2021-07-01T14:01:04Z"/>
        </w:rPr>
        <w:t xml:space="preserve"> Genus groupings of snakes, snake count per species and presence of three dominant behaviors (tongue flicks, defensive/cautious behaviors and &gt;20cm movement) as a proportion of control trials. Defensive/cautious behaviors included cautious exploration, fixation, freezing, hisses, head jerks, jaw drops and periscoping</w:t>
      </w:r>
      <w:ins w:id="259" w:author="Timothy Staples" w:date="2021-07-01T13:47:36Z">
        <w:r>
          <w:rPr>
            <w:i/>
            <w:iCs/>
          </w:rPr>
          <w:t xml:space="preserve"> </w:t>
        </w:r>
      </w:ins>
      <w:ins w:id="260" w:author="Timothy Staples" w:date="2021-07-01T13:47:36Z">
        <w:r>
          <w:rPr>
            <w:i/>
            <w:iCs/>
          </w:rPr>
          <w:t>(Table 2)</w:t>
        </w:r>
      </w:ins>
      <w:r>
        <w:rPr>
          <w:i/>
          <w:iCs/>
          <w:rPrChange w:id="0" w:author="Timothy Staples" w:date="2021-07-01T14:01:04Z"/>
        </w:rPr>
        <w:t>. Snake images are not to relative scale. Image credits to CNZ: Acanthophis, Aspidites, Hoplocephalus; to CJH: Oxyuranus, Pseudonaja.</w:t>
      </w:r>
    </w:p>
    <w:p>
      <w:pPr>
        <w:pStyle w:val="Normal"/>
        <w:ind w:left="360" w:right="0" w:hanging="0"/>
        <w:rPr/>
      </w:pPr>
      <w:r>
        <w:rPr/>
      </w:r>
    </w:p>
    <w:p>
      <w:pPr>
        <w:pStyle w:val="Heading3"/>
        <w:spacing w:lineRule="auto" w:line="240"/>
        <w:rPr>
          <w:rFonts w:ascii="Times New Roman" w:hAnsi="Times New Roman" w:cs="Times New Roman"/>
        </w:rPr>
      </w:pPr>
      <w:r>
        <w:rPr>
          <w:rFonts w:cs="Times New Roman" w:ascii="Times New Roman" w:hAnsi="Times New Roman"/>
        </w:rPr>
        <w:t>Defensive/cautious behaviors</w:t>
      </w:r>
    </w:p>
    <w:p>
      <w:pPr>
        <w:pStyle w:val="Normal"/>
        <w:ind w:left="360" w:right="0" w:hanging="0"/>
        <w:rPr>
          <w:u w:val="single"/>
        </w:rPr>
      </w:pPr>
      <w:r>
        <w:rPr>
          <w:u w:val="single"/>
        </w:rPr>
      </w:r>
    </w:p>
    <w:p>
      <w:pPr>
        <w:pStyle w:val="Normal"/>
        <w:ind w:left="360" w:right="0" w:hanging="0"/>
        <w:rPr>
          <w:del w:id="285" w:author="Timothy Staples" w:date="2021-07-01T13:49:15Z"/>
        </w:rPr>
      </w:pPr>
      <w:ins w:id="262" w:author="Timothy Staples" w:date="2021-07-02T08:46:28Z">
        <w:r>
          <w:rPr/>
          <w:t>We first m</w:t>
        </w:r>
      </w:ins>
      <w:ins w:id="263" w:author="Timothy Staples" w:date="2021-07-02T08:45:42Z">
        <w:r>
          <w:rPr/>
          <w:t xml:space="preserve">odeled the </w:t>
        </w:r>
      </w:ins>
      <w:ins w:id="264" w:author="Timothy Staples" w:date="2021-07-02T08:45:42Z">
        <w:r>
          <w:rPr>
            <w:rFonts w:eastAsia="Calibri" w:cs="Times New Roman"/>
            <w:color w:val="auto"/>
            <w:kern w:val="0"/>
            <w:sz w:val="20"/>
            <w:szCs w:val="20"/>
            <w:lang w:val="en-US" w:eastAsia="en-US" w:bidi="ar-SA"/>
          </w:rPr>
          <w:t xml:space="preserve">probability </w:t>
        </w:r>
      </w:ins>
      <w:ins w:id="265" w:author="Timothy Staples" w:date="2021-07-02T08:45:42Z">
        <w:r>
          <w:rPr/>
          <w:t>of defensive and cautious behaviors as a function of genus identity and sound treatment</w:t>
        </w:r>
      </w:ins>
      <w:del w:id="266" w:author="Timothy Staples" w:date="2021-07-02T08:46:27Z">
        <w:r>
          <w:rPr/>
          <w:delText xml:space="preserve">We observed substantial variation in the likelihood of defensive and cautious behaviors </w:delText>
        </w:r>
      </w:del>
      <w:del w:id="267" w:author="Timothy Staples" w:date="2021-07-02T08:45:05Z">
        <w:r>
          <w:rPr/>
          <w:delText>in different snakes</w:delText>
        </w:r>
      </w:del>
      <w:ins w:id="268" w:author="Timothy Staples" w:date="2021-07-02T08:46:54Z">
        <w:r>
          <w:rPr/>
          <w:t xml:space="preserve">, </w:t>
        </w:r>
      </w:ins>
      <w:ins w:id="269" w:author="Timothy Staples" w:date="2021-07-02T08:46:54Z">
        <w:r>
          <w:rPr/>
          <w:t>accounting for individual snake variation, trial blocks and speaker arrangement via random effects.</w:t>
        </w:r>
      </w:ins>
      <w:del w:id="270" w:author="Timothy Staples" w:date="2021-07-02T08:47:14Z">
        <w:r>
          <w:rPr/>
          <w:delText>.</w:delText>
        </w:r>
      </w:del>
      <w:r>
        <w:rPr/>
        <w:t xml:space="preserve"> Bayesian R</w:t>
      </w:r>
      <w:r>
        <w:rPr>
          <w:vertAlign w:val="superscript"/>
        </w:rPr>
        <w:t>2</w:t>
      </w:r>
      <w:r>
        <w:rPr/>
        <w:t xml:space="preserve"> scores </w:t>
      </w:r>
      <w:ins w:id="271" w:author="Timothy Staples" w:date="2021-07-02T08:46:35Z">
        <w:r>
          <w:rPr/>
          <w:t xml:space="preserve">for this model </w:t>
        </w:r>
      </w:ins>
      <w:r>
        <w:rPr/>
        <w:t xml:space="preserve">were 0.206 (marginal, fixed effects only: 95% CIs 0.084-0.317) and 0.425 (conditional, fixed and random effects: 95% CIs 0.372-0.475), suggesting random effects were equally important as genus </w:t>
      </w:r>
      <w:ins w:id="272" w:author="Timothy Staples" w:date="2021-07-02T08:45:32Z">
        <w:r>
          <w:rPr/>
          <w:t xml:space="preserve">identity </w:t>
        </w:r>
      </w:ins>
      <w:r>
        <w:rPr/>
        <w:t xml:space="preserve">and sound treatment factors in explaining the likelihood of defensive or cautious behaviors. Estimates of the standard deviation of random effects were </w:t>
      </w:r>
      <w:ins w:id="273" w:author="Timothy Staples" w:date="2021-07-02T08:49:13Z">
        <w:r>
          <w:rPr/>
          <w:t xml:space="preserve">2.90 for snake identity, </w:t>
        </w:r>
      </w:ins>
      <w:r>
        <w:rPr/>
        <w:t>1.04</w:t>
      </w:r>
      <w:del w:id="274" w:author="Timothy Staples" w:date="2021-07-02T08:49:21Z">
        <w:r>
          <w:rPr/>
          <w:delText xml:space="preserve"> for the room the sound was played on</w:delText>
        </w:r>
      </w:del>
      <w:ins w:id="275" w:author="Timothy Staples" w:date="2021-07-02T08:49:19Z">
        <w:r>
          <w:rPr/>
          <w:t xml:space="preserve"> </w:t>
        </w:r>
      </w:ins>
      <w:ins w:id="276" w:author="Timothy Staples" w:date="2021-07-02T08:49:19Z">
        <w:r>
          <w:rPr/>
          <w:t xml:space="preserve">for speaker location and </w:t>
        </w:r>
      </w:ins>
      <w:del w:id="277" w:author="Timothy Staples" w:date="2021-07-02T08:49:27Z">
        <w:r>
          <w:rPr/>
          <w:delText xml:space="preserve">, </w:delText>
        </w:r>
      </w:del>
      <w:r>
        <w:rPr/>
        <w:t>0.71 for block of trials</w:t>
      </w:r>
      <w:del w:id="278" w:author="Timothy Staples" w:date="2021-07-02T08:49:30Z">
        <w:r>
          <w:rPr/>
          <w:delText>, and 2.90 for snake identity,</w:delText>
        </w:r>
      </w:del>
      <w:ins w:id="279" w:author="Timothy Staples" w:date="2021-07-02T08:49:30Z">
        <w:r>
          <w:rPr/>
          <w:t>.</w:t>
        </w:r>
      </w:ins>
      <w:r>
        <w:rPr/>
        <w:t xml:space="preserve"> </w:t>
      </w:r>
      <w:del w:id="280" w:author="Timothy Staples" w:date="2021-07-02T08:49:31Z">
        <w:r>
          <w:rPr/>
          <w:delText xml:space="preserve">suggesting </w:delText>
        </w:r>
      </w:del>
      <w:ins w:id="281" w:author="Timothy Staples" w:date="2021-07-02T08:49:31Z">
        <w:r>
          <w:rPr>
            <w:rFonts w:eastAsia="Calibri" w:cs="Times New Roman"/>
            <w:color w:val="auto"/>
            <w:kern w:val="0"/>
            <w:sz w:val="20"/>
            <w:szCs w:val="20"/>
            <w:lang w:val="en-US" w:eastAsia="en-US" w:bidi="ar-SA"/>
          </w:rPr>
          <w:t xml:space="preserve">This suggests </w:t>
        </w:r>
      </w:ins>
      <w:r>
        <w:rPr/>
        <w:t>most of the conditional variance was due to between-snake differences in the likelihood of exhibiting a defensive or cautious behavior</w:t>
      </w:r>
      <w:ins w:id="282" w:author="Timothy Staples" w:date="2021-07-02T08:49:41Z">
        <w:r>
          <w:rPr/>
          <w:t xml:space="preserve">, </w:t>
        </w:r>
      </w:ins>
      <w:ins w:id="283" w:author="Timothy Staples" w:date="2021-07-02T08:49:41Z">
        <w:r>
          <w:rPr/>
          <w:t xml:space="preserve">which captures variation due to </w:t>
        </w:r>
      </w:ins>
      <w:ins w:id="284" w:author="Timothy Staples" w:date="2021-07-02T08:49:41Z">
        <w:r>
          <w:rPr/>
          <w:t>snake sex or age</w:t>
        </w:r>
      </w:ins>
      <w:r>
        <w:rPr/>
        <w:t>.</w:t>
      </w:r>
    </w:p>
    <w:p>
      <w:pPr>
        <w:pStyle w:val="Normal"/>
        <w:ind w:left="360" w:right="0" w:hanging="0"/>
        <w:rPr>
          <w:del w:id="287" w:author="Timothy Staples" w:date="2021-07-01T13:49:15Z"/>
        </w:rPr>
      </w:pPr>
      <w:del w:id="286" w:author="Timothy Staples" w:date="2021-07-01T13:49:15Z">
        <w:r>
          <w:rPr/>
        </w:r>
      </w:del>
    </w:p>
    <w:p>
      <w:pPr>
        <w:pStyle w:val="Normal"/>
        <w:ind w:left="360" w:right="0" w:hanging="0"/>
        <w:rPr/>
      </w:pPr>
      <w:ins w:id="288" w:author="Timothy Staples" w:date="2021-07-01T13:49:15Z">
        <w:r>
          <w:rPr/>
          <w:t xml:space="preserve"> </w:t>
        </w:r>
      </w:ins>
      <w:r>
        <w:rPr/>
        <w:t xml:space="preserve">This within-snake variation contributed to results with wide credible intervals </w:t>
      </w:r>
      <w:ins w:id="289" w:author="Timothy Staples" w:date="2021-07-01T10:28:11Z">
        <w:r>
          <w:rPr/>
          <w:t xml:space="preserve">of population predictions </w:t>
        </w:r>
      </w:ins>
      <w:r>
        <w:rPr/>
        <w:t xml:space="preserve">(Fig. 2A-B). Even so, we observed an increase in the likelihood of defensive or cautious behaviors in </w:t>
      </w:r>
      <w:r>
        <w:rPr>
          <w:i/>
          <w:iCs/>
        </w:rPr>
        <w:t>Oxyuranus</w:t>
      </w:r>
      <w:r>
        <w:rPr/>
        <w:t xml:space="preserve"> in all three sound treatments (relative to control), and a lesser effect with </w:t>
      </w:r>
      <w:r>
        <w:rPr>
          <w:i/>
          <w:iCs/>
        </w:rPr>
        <w:t>Aspidites</w:t>
      </w:r>
      <w:r>
        <w:rPr/>
        <w:t xml:space="preserve"> in the S1 and S3 treatment</w:t>
      </w:r>
      <w:ins w:id="290" w:author="Timothy Staples" w:date="2021-07-01T13:49:21Z">
        <w:r>
          <w:rPr/>
          <w:t xml:space="preserve"> </w:t>
        </w:r>
      </w:ins>
      <w:ins w:id="291" w:author="Timothy Staples" w:date="2021-07-01T13:49:21Z">
        <w:r>
          <w:rPr/>
          <w:t>(Fig. 2B)</w:t>
        </w:r>
      </w:ins>
      <w:r>
        <w:rPr/>
        <w:t>.</w:t>
      </w:r>
    </w:p>
    <w:p>
      <w:pPr>
        <w:pStyle w:val="Normal"/>
        <w:ind w:left="360" w:right="0" w:hanging="0"/>
        <w:rPr/>
      </w:pPr>
      <w:r>
        <w:rPr/>
      </w:r>
    </w:p>
    <w:p>
      <w:pPr>
        <w:pStyle w:val="Normal"/>
        <w:ind w:left="360" w:right="0" w:hanging="0"/>
        <w:rPr/>
      </w:pPr>
      <w:r>
        <w:rPr/>
        <w:t xml:space="preserve">While the probability of observing these behaviors was not strongly linked to sound treatment, especially in </w:t>
      </w:r>
      <w:r>
        <w:rPr>
          <w:i/>
          <w:iCs/>
        </w:rPr>
        <w:t>Pseudonaja</w:t>
      </w:r>
      <w:r>
        <w:rPr/>
        <w:t>, we observed differences in the composition of these behaviors across each genus</w:t>
      </w:r>
      <w:del w:id="292" w:author="Timothy Staples" w:date="2021-07-02T08:50:12Z">
        <w:r>
          <w:rPr/>
          <w:delText>,</w:delText>
        </w:r>
      </w:del>
      <w:r>
        <w:rPr/>
        <w:t xml:space="preserve"> and between sound treatments (Fig. 2C). We found that genus identity explained 88.913% of the variation in behavior composition (F</w:t>
      </w:r>
      <w:r>
        <w:rPr>
          <w:vertAlign w:val="subscript"/>
        </w:rPr>
        <w:t>4,17</w:t>
      </w:r>
      <w:r>
        <w:rPr/>
        <w:t xml:space="preserve"> = 36.279, </w:t>
      </w:r>
      <w:r>
        <w:rPr>
          <w:i/>
          <w:iCs/>
        </w:rPr>
        <w:t>P</w:t>
      </w:r>
      <w:r>
        <w:rPr/>
        <w:t xml:space="preserve"> = 0.001), with sound treatment contributing an additional 3.605% (F</w:t>
      </w:r>
      <w:r>
        <w:rPr>
          <w:vertAlign w:val="subscript"/>
        </w:rPr>
        <w:t>1,17</w:t>
      </w:r>
      <w:r>
        <w:rPr/>
        <w:t xml:space="preserve"> = 5.884, </w:t>
      </w:r>
      <w:r>
        <w:rPr>
          <w:i/>
          <w:iCs/>
        </w:rPr>
        <w:t>P</w:t>
      </w:r>
      <w:r>
        <w:rPr/>
        <w:t xml:space="preserve"> = 0.001), and no significant variation explained by their interaction (2.580%: F</w:t>
      </w:r>
      <w:r>
        <w:rPr>
          <w:vertAlign w:val="subscript"/>
        </w:rPr>
        <w:t>4,17</w:t>
      </w:r>
      <w:r>
        <w:rPr/>
        <w:t xml:space="preserve"> = 1.053, </w:t>
      </w:r>
      <w:r>
        <w:rPr>
          <w:i/>
          <w:iCs/>
        </w:rPr>
        <w:t>P</w:t>
      </w:r>
      <w:r>
        <w:rPr/>
        <w:t xml:space="preserve"> = 0.421). All three genera in the probability model (</w:t>
      </w:r>
      <w:r>
        <w:rPr>
          <w:i/>
          <w:iCs/>
        </w:rPr>
        <w:t>Aspidites</w:t>
      </w:r>
      <w:r>
        <w:rPr/>
        <w:t xml:space="preserve">, </w:t>
      </w:r>
      <w:r>
        <w:rPr>
          <w:i/>
          <w:iCs/>
        </w:rPr>
        <w:t>Oxyuranus</w:t>
      </w:r>
      <w:r>
        <w:rPr/>
        <w:t xml:space="preserve"> and </w:t>
      </w:r>
      <w:r>
        <w:rPr>
          <w:i/>
          <w:iCs/>
        </w:rPr>
        <w:t>Pseudonaja</w:t>
      </w:r>
      <w:r>
        <w:rPr/>
        <w:t xml:space="preserve">) were defined by different sets of behaviors in the control trials, </w:t>
      </w:r>
      <w:del w:id="293" w:author="Timothy Staples" w:date="2021-07-02T08:50:27Z">
        <w:r>
          <w:rPr/>
          <w:delText>and</w:delText>
        </w:r>
      </w:del>
      <w:ins w:id="294" w:author="Timothy Staples" w:date="2021-07-02T08:50:27Z">
        <w:r>
          <w:rPr>
            <w:rFonts w:eastAsia="Calibri" w:cs="Times New Roman"/>
            <w:color w:val="auto"/>
            <w:kern w:val="0"/>
            <w:sz w:val="20"/>
            <w:szCs w:val="20"/>
            <w:lang w:val="en-US" w:eastAsia="en-US" w:bidi="ar-SA"/>
          </w:rPr>
          <w:t>with</w:t>
        </w:r>
      </w:ins>
      <w:r>
        <w:rPr/>
        <w:t xml:space="preserve"> behavior</w:t>
      </w:r>
      <w:del w:id="295" w:author="Timothy Staples" w:date="2021-07-02T08:50:33Z">
        <w:r>
          <w:rPr/>
          <w:delText>s</w:delText>
        </w:r>
      </w:del>
      <w:ins w:id="296" w:author="Timothy Staples" w:date="2021-07-02T08:50:33Z">
        <w:r>
          <w:rPr/>
          <w:t xml:space="preserve"> </w:t>
        </w:r>
      </w:ins>
      <w:ins w:id="297" w:author="Timothy Staples" w:date="2021-07-02T08:50:33Z">
        <w:r>
          <w:rPr/>
          <w:t>composition</w:t>
        </w:r>
      </w:ins>
      <w:r>
        <w:rPr/>
        <w:t xml:space="preserve"> chang</w:t>
      </w:r>
      <w:ins w:id="298" w:author="Timothy Staples" w:date="2021-07-02T08:50:36Z">
        <w:r>
          <w:rPr/>
          <w:t>ing</w:t>
        </w:r>
      </w:ins>
      <w:del w:id="299" w:author="Timothy Staples" w:date="2021-07-02T08:50:36Z">
        <w:r>
          <w:rPr/>
          <w:delText>ed</w:delText>
        </w:r>
      </w:del>
      <w:r>
        <w:rPr/>
        <w:t xml:space="preserve"> across the three sound treatments. </w:t>
      </w:r>
      <w:ins w:id="300" w:author="Timothy Staples" w:date="2021-07-02T08:50:42Z">
        <w:r>
          <w:rPr/>
          <w:t xml:space="preserve">As sound frequency increased, </w:t>
        </w:r>
      </w:ins>
      <w:r>
        <w:rPr>
          <w:i/>
          <w:iCs/>
        </w:rPr>
        <w:t xml:space="preserve">Aspidites </w:t>
      </w:r>
      <w:r>
        <w:rPr/>
        <w:t xml:space="preserve">became more likely to freeze and less likely to periscope, </w:t>
      </w:r>
      <w:r>
        <w:rPr>
          <w:i/>
          <w:iCs/>
        </w:rPr>
        <w:t xml:space="preserve">Oxyuranus </w:t>
      </w:r>
      <w:r>
        <w:rPr/>
        <w:t xml:space="preserve">increased in freezing, head jerks and was less likely to hiss and cautiously explore, and </w:t>
      </w:r>
      <w:r>
        <w:rPr>
          <w:i/>
          <w:iCs/>
        </w:rPr>
        <w:t xml:space="preserve">Pseudonaja </w:t>
      </w:r>
      <w:r>
        <w:rPr/>
        <w:t xml:space="preserve">became less likely to hiss and more likely to freeze, head jerk and periscope (Fig. 2C). Behavior composition </w:t>
      </w:r>
      <w:ins w:id="301" w:author="Timothy Staples" w:date="2021-07-02T08:50:57Z">
        <w:r>
          <w:rPr/>
          <w:t>becam</w:t>
        </w:r>
      </w:ins>
      <w:ins w:id="302" w:author="Timothy Staples" w:date="2021-07-02T08:51:02Z">
        <w:r>
          <w:rPr/>
          <w:t>e</w:t>
        </w:r>
      </w:ins>
      <w:del w:id="303" w:author="Timothy Staples" w:date="2021-07-02T08:50:57Z">
        <w:r>
          <w:rPr/>
          <w:delText xml:space="preserve">between </w:delText>
        </w:r>
      </w:del>
      <w:ins w:id="304" w:author="Timothy Staples" w:date="2021-07-02T08:51:03Z">
        <w:r>
          <w:rPr/>
          <w:t xml:space="preserve"> </w:t>
        </w:r>
      </w:ins>
      <w:ins w:id="305" w:author="Timothy Staples" w:date="2021-07-02T08:51:03Z">
        <w:r>
          <w:rPr/>
          <w:t>more similar</w:t>
        </w:r>
      </w:ins>
      <w:ins w:id="306" w:author="Timothy Staples" w:date="2021-07-02T08:50:58Z">
        <w:r>
          <w:rPr/>
          <w:t xml:space="preserve"> </w:t>
        </w:r>
      </w:ins>
      <w:ins w:id="307" w:author="Timothy Staples" w:date="2021-07-02T08:51:05Z">
        <w:r>
          <w:rPr/>
          <w:t xml:space="preserve">between </w:t>
        </w:r>
      </w:ins>
      <w:ins w:id="308" w:author="Timothy Staples" w:date="2021-07-02T08:51:05Z">
        <w:r>
          <w:rPr>
            <w:rFonts w:eastAsia="Calibri" w:cs="Times New Roman"/>
            <w:color w:val="auto"/>
            <w:kern w:val="0"/>
            <w:sz w:val="20"/>
            <w:szCs w:val="20"/>
            <w:lang w:val="en-US" w:eastAsia="en-US" w:bidi="ar-SA"/>
          </w:rPr>
          <w:t>the</w:t>
        </w:r>
      </w:ins>
      <w:ins w:id="309" w:author="Timothy Staples" w:date="2021-07-02T08:51:05Z">
        <w:r>
          <w:rPr/>
          <w:t xml:space="preserve"> </w:t>
        </w:r>
      </w:ins>
      <w:r>
        <w:rPr/>
        <w:t xml:space="preserve">genera </w:t>
      </w:r>
      <w:del w:id="310" w:author="Timothy Staples" w:date="2021-07-02T08:51:08Z">
        <w:r>
          <w:rPr/>
          <w:delText xml:space="preserve">became more similar </w:delText>
        </w:r>
      </w:del>
      <w:r>
        <w:rPr/>
        <w:t xml:space="preserve">as sound frequency increased; Bray-Curtis dissimilarities between control trials for these three genera were </w:t>
      </w:r>
      <w:r>
        <w:rPr>
          <w:i/>
          <w:iCs/>
        </w:rPr>
        <w:t>c.</w:t>
      </w:r>
      <w:r>
        <w:rPr/>
        <w:t xml:space="preserve"> 2x larger than behavior composition in the S3 sound treatment (</w:t>
      </w:r>
      <w:r>
        <w:rPr>
          <w:i/>
          <w:iCs/>
        </w:rPr>
        <w:t>Aspidites-Oxyuranus</w:t>
      </w:r>
      <w:r>
        <w:rPr/>
        <w:t xml:space="preserve">, 0.657 vs 0.298; </w:t>
      </w:r>
      <w:r>
        <w:rPr>
          <w:i/>
          <w:iCs/>
        </w:rPr>
        <w:t>Aspidites</w:t>
      </w:r>
      <w:del w:id="311" w:author="Timothy Staples" w:date="2021-07-02T08:51:16Z">
        <w:r>
          <w:rPr>
            <w:i/>
            <w:iCs/>
          </w:rPr>
          <w:delText xml:space="preserve"> – </w:delText>
        </w:r>
      </w:del>
      <w:ins w:id="312" w:author="Timothy Staples" w:date="2021-07-02T08:51:17Z">
        <w:r>
          <w:rPr>
            <w:i/>
            <w:iCs/>
          </w:rPr>
          <w:t>-</w:t>
        </w:r>
      </w:ins>
      <w:r>
        <w:rPr>
          <w:i/>
          <w:iCs/>
        </w:rPr>
        <w:t>Pseudonaja</w:t>
      </w:r>
      <w:r>
        <w:rPr/>
        <w:t xml:space="preserve">, 0.786 vs 0.444; </w:t>
      </w:r>
      <w:r>
        <w:rPr>
          <w:i/>
          <w:iCs/>
        </w:rPr>
        <w:t>Oxyuranus-Pseudonaja</w:t>
      </w:r>
      <w:r>
        <w:rPr/>
        <w:t>, 1.000 vs 0.576).</w:t>
      </w:r>
    </w:p>
    <w:p>
      <w:pPr>
        <w:pStyle w:val="Normal"/>
        <w:ind w:left="360" w:right="0" w:hanging="0"/>
        <w:rPr/>
      </w:pPr>
      <w:r>
        <w:rPr/>
      </w:r>
    </w:p>
    <w:p>
      <w:pPr>
        <w:pStyle w:val="Normal"/>
        <w:rPr/>
      </w:pPr>
      <w:r>
        <w:rPr/>
      </w:r>
    </w:p>
    <w:p>
      <w:pPr>
        <w:pStyle w:val="Normal"/>
        <w:ind w:left="360" w:right="0" w:hanging="0"/>
        <w:rPr>
          <w:i/>
          <w:i/>
          <w:iCs/>
          <w:ins w:id="316" w:author="Timothy Staples" w:date="2021-07-02T09:08:04Z"/>
        </w:rPr>
      </w:pPr>
      <w:r>
        <w:drawing>
          <wp:anchor behindDoc="0" distT="0" distB="0" distL="0" distR="0" simplePos="0" locked="0" layoutInCell="0" allowOverlap="1" relativeHeight="4">
            <wp:simplePos x="0" y="0"/>
            <wp:positionH relativeFrom="column">
              <wp:posOffset>-93345</wp:posOffset>
            </wp:positionH>
            <wp:positionV relativeFrom="paragraph">
              <wp:posOffset>130175</wp:posOffset>
            </wp:positionV>
            <wp:extent cx="4538980" cy="6626860"/>
            <wp:effectExtent l="0" t="0" r="0" b="0"/>
            <wp:wrapSquare wrapText="largest"/>
            <wp:docPr id="2" name="Image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hart&#10;&#10;Description automatically generated"/>
                    <pic:cNvPicPr>
                      <a:picLocks noChangeAspect="1" noChangeArrowheads="1"/>
                    </pic:cNvPicPr>
                  </pic:nvPicPr>
                  <pic:blipFill>
                    <a:blip r:embed="rId4"/>
                    <a:stretch>
                      <a:fillRect/>
                    </a:stretch>
                  </pic:blipFill>
                  <pic:spPr bwMode="auto">
                    <a:xfrm>
                      <a:off x="0" y="0"/>
                      <a:ext cx="4538980" cy="6626860"/>
                    </a:xfrm>
                    <a:prstGeom prst="rect">
                      <a:avLst/>
                    </a:prstGeom>
                  </pic:spPr>
                </pic:pic>
              </a:graphicData>
            </a:graphic>
          </wp:anchor>
        </w:drawing>
      </w:r>
      <w:r>
        <w:rPr>
          <w:b/>
          <w:bCs/>
          <w:i/>
          <w:iCs/>
          <w:rPrChange w:id="0" w:author="Timothy Staples" w:date="2021-07-01T14:00:59Z"/>
        </w:rPr>
        <w:t>F</w:t>
      </w:r>
      <w:r>
        <w:rPr>
          <w:b/>
          <w:bCs/>
          <w:i/>
          <w:iCs/>
          <w:rPrChange w:id="0" w:author="Timothy Staples" w:date="2021-07-01T14:00:59Z"/>
        </w:rPr>
        <w:t xml:space="preserve">igure 2: Defensive/cautious behaviour responses of snakes to sound compared to controls. </w:t>
      </w:r>
    </w:p>
    <w:p>
      <w:pPr>
        <w:pStyle w:val="Normal"/>
        <w:ind w:left="360" w:right="0" w:hanging="0"/>
        <w:rPr>
          <w:i/>
          <w:i/>
          <w:iCs/>
        </w:rPr>
      </w:pPr>
      <w:r>
        <w:rPr>
          <w:b/>
          <w:bCs/>
          <w:i/>
          <w:iCs/>
          <w:rPrChange w:id="0" w:author="Timothy Staples" w:date="2021-07-01T14:00:59Z"/>
        </w:rPr>
        <w:t>(A)</w:t>
      </w:r>
      <w:r>
        <w:rPr>
          <w:i/>
          <w:iCs/>
          <w:rPrChange w:id="0" w:author="Timothy Staples" w:date="2021-07-01T14:00:59Z"/>
        </w:rPr>
        <w:t xml:space="preserve"> Mean probability of exhibiting defensive or cautious behavior in control trials for three snake genera with sufficient response (Fig. 1). Behaviors included cautious exploration, fixation, freezing, hisses, head jerks, jaw drops and periscoping. Lines represent 95% credible intervals. </w:t>
      </w:r>
      <w:r>
        <w:rPr>
          <w:b/>
          <w:bCs/>
          <w:i/>
          <w:iCs/>
          <w:rPrChange w:id="0" w:author="Timothy Staples" w:date="2021-07-01T14:00:59Z"/>
        </w:rPr>
        <w:t xml:space="preserve">(B) </w:t>
      </w:r>
      <w:r>
        <w:rPr>
          <w:i/>
          <w:iCs/>
          <w:rPrChange w:id="0" w:author="Timothy Staples" w:date="2021-07-01T14:00:59Z"/>
        </w:rPr>
        <w:t xml:space="preserve">Change in probability of exhibiting defensive or cautious behaviors from the control to each of three sound treatments. Values above </w:t>
      </w:r>
      <w:del w:id="321" w:author="Timothy Staples" w:date="2021-07-01T13:51:08Z">
        <w:r>
          <w:rPr>
            <w:i/>
            <w:iCs/>
          </w:rPr>
          <w:delText>one</w:delText>
        </w:r>
      </w:del>
      <w:ins w:id="322" w:author="Timothy Staples" w:date="2021-07-01T13:51:08Z">
        <w:r>
          <w:rPr>
            <w:rFonts w:eastAsia="Calibri" w:cs="Times New Roman"/>
            <w:i/>
            <w:iCs/>
            <w:color w:val="auto"/>
            <w:kern w:val="0"/>
            <w:sz w:val="20"/>
            <w:szCs w:val="20"/>
            <w:lang w:val="en-US" w:eastAsia="en-US" w:bidi="ar-SA"/>
          </w:rPr>
          <w:t>zero</w:t>
        </w:r>
      </w:ins>
      <w:r>
        <w:rPr>
          <w:i/>
          <w:iCs/>
          <w:rPrChange w:id="0" w:author="Timothy Staples" w:date="2021-07-01T14:00:59Z"/>
        </w:rPr>
        <w:t xml:space="preserve"> indicate increase in probability, and vice versa. Faded points had credible intervals crossing zero, suggesting no change in probability from control. </w:t>
      </w:r>
      <w:r>
        <w:rPr>
          <w:b/>
          <w:bCs/>
          <w:i/>
          <w:iCs/>
          <w:rPrChange w:id="0" w:author="Timothy Staples" w:date="2021-07-01T14:00:59Z"/>
        </w:rPr>
        <w:t xml:space="preserve">(C) </w:t>
      </w:r>
      <w:r>
        <w:rPr>
          <w:i/>
          <w:iCs/>
          <w:rPrChange w:id="0" w:author="Timothy Staples" w:date="2021-07-01T14:00:59Z"/>
        </w:rPr>
        <w:t>Non-metric multidimensional scaling of defensive/cautious behaviour composition for each genus-sound treatment combination. Points with similar behavior composition are clustered on the plot</w:t>
      </w:r>
      <w:ins w:id="326" w:author="Timothy Staples" w:date="2021-07-02T09:04:07Z">
        <w:r>
          <w:rPr>
            <w:i/>
            <w:iCs/>
          </w:rPr>
          <w:t xml:space="preserve">, </w:t>
        </w:r>
      </w:ins>
      <w:ins w:id="327" w:author="Timothy Staples" w:date="2021-07-02T09:04:07Z">
        <w:r>
          <w:rPr>
            <w:i/>
            <w:iCs/>
          </w:rPr>
          <w:t xml:space="preserve">and are sized based on the total </w:t>
        </w:r>
      </w:ins>
      <w:ins w:id="328" w:author="Timothy Staples" w:date="2021-07-02T09:04:07Z">
        <w:r>
          <w:rPr>
            <w:rFonts w:eastAsia="Calibri" w:cs="Times New Roman"/>
            <w:i/>
            <w:iCs/>
            <w:color w:val="auto"/>
            <w:kern w:val="0"/>
            <w:sz w:val="20"/>
            <w:szCs w:val="20"/>
            <w:lang w:val="en-US" w:eastAsia="en-US" w:bidi="ar-SA"/>
          </w:rPr>
          <w:t xml:space="preserve">count </w:t>
        </w:r>
      </w:ins>
      <w:ins w:id="329" w:author="Timothy Staples" w:date="2021-07-02T09:04:07Z">
        <w:r>
          <w:rPr>
            <w:i/>
            <w:iCs/>
          </w:rPr>
          <w:t>of behaviors</w:t>
        </w:r>
      </w:ins>
      <w:r>
        <w:rPr>
          <w:i/>
          <w:iCs/>
          <w:rPrChange w:id="0" w:author="Timothy Staples" w:date="2021-07-01T14:00:59Z"/>
        </w:rPr>
        <w:t xml:space="preserve">. </w:t>
      </w:r>
      <w:del w:id="331" w:author="Timothy Staples" w:date="2021-07-02T09:03:26Z">
        <w:r>
          <w:rPr>
            <w:i/>
            <w:iCs/>
          </w:rPr>
          <w:delText>Arrows reflect weighted behavior centroids, where p</w:delText>
        </w:r>
      </w:del>
      <w:ins w:id="332" w:author="Timothy Staples" w:date="2021-07-02T09:03:26Z">
        <w:r>
          <w:rPr>
            <w:i/>
            <w:iCs/>
          </w:rPr>
          <w:t>P</w:t>
        </w:r>
      </w:ins>
      <w:r>
        <w:rPr>
          <w:i/>
          <w:iCs/>
          <w:rPrChange w:id="0" w:author="Timothy Staples" w:date="2021-07-01T14:00:59Z"/>
        </w:rPr>
        <w:t xml:space="preserve">oints in the same direction as arrows exhibited more of those behaviors, with arrow length proportional to strength of influence. Differences between control (“C”) and treatment points (“S1”, “S2” and “S3”) suggest the type of exhibited defensive behaviors changed in response to sound treatments. Symbols for the control and </w:t>
      </w:r>
      <w:del w:id="334" w:author="Timothy Staples" w:date="2021-07-01T13:58:00Z">
        <w:r>
          <w:rPr>
            <w:i/>
            <w:iCs/>
          </w:rPr>
          <w:delText xml:space="preserve"> </w:delText>
        </w:r>
      </w:del>
      <w:del w:id="335" w:author="Timothy Staples" w:date="2021-07-01T13:57:59Z">
        <w:r>
          <w:rPr>
            <w:i/>
            <w:iCs/>
          </w:rPr>
          <w:delText>sound</w:delText>
        </w:r>
      </w:del>
      <w:ins w:id="336" w:author="Timothy Staples" w:date="2021-07-01T13:58:00Z">
        <w:r>
          <w:rPr>
            <w:i/>
            <w:iCs/>
          </w:rPr>
          <w:t>S</w:t>
        </w:r>
      </w:ins>
      <w:r>
        <w:rPr>
          <w:i/>
          <w:iCs/>
          <w:rPrChange w:id="0" w:author="Timothy Staples" w:date="2021-07-01T14:00:59Z"/>
        </w:rPr>
        <w:t>1 are omitted for Acanthophis due to no behaviors being exhibited in those trials. Numbers are omitted from Acanthophis and Hoplocephalus symbols due to space constraints.</w:t>
      </w:r>
    </w:p>
    <w:p>
      <w:pPr>
        <w:pStyle w:val="Normal"/>
        <w:ind w:left="360" w:right="0" w:hanging="0"/>
        <w:rPr/>
      </w:pPr>
      <w:r>
        <w:rPr/>
      </w:r>
    </w:p>
    <w:p>
      <w:pPr>
        <w:pStyle w:val="Heading3"/>
        <w:spacing w:lineRule="auto" w:line="240"/>
        <w:rPr>
          <w:rFonts w:ascii="Times New Roman" w:hAnsi="Times New Roman" w:cs="Times New Roman"/>
        </w:rPr>
      </w:pPr>
      <w:r>
        <w:rPr>
          <w:rFonts w:cs="Times New Roman" w:ascii="Times New Roman" w:hAnsi="Times New Roman"/>
        </w:rPr>
        <w:t>Snake movement</w:t>
      </w:r>
    </w:p>
    <w:p>
      <w:pPr>
        <w:pStyle w:val="Normal"/>
        <w:ind w:left="360" w:right="0" w:hanging="0"/>
        <w:rPr>
          <w:u w:val="single"/>
        </w:rPr>
      </w:pPr>
      <w:r>
        <w:rPr>
          <w:u w:val="single"/>
        </w:rPr>
      </w:r>
    </w:p>
    <w:p>
      <w:pPr>
        <w:pStyle w:val="Normal"/>
        <w:ind w:left="360" w:right="0" w:hanging="0"/>
        <w:rPr/>
      </w:pPr>
      <w:r>
        <w:rPr/>
        <w:t xml:space="preserve">Snake movement patterns varied by genus. </w:t>
      </w:r>
      <w:r>
        <w:rPr>
          <w:i/>
          <w:iCs/>
        </w:rPr>
        <w:t>Acanthophis</w:t>
      </w:r>
      <w:r>
        <w:rPr/>
        <w:t xml:space="preserve"> was the least likely to move and </w:t>
      </w:r>
      <w:r>
        <w:rPr>
          <w:i/>
          <w:iCs/>
        </w:rPr>
        <w:t>Hoplocephalus</w:t>
      </w:r>
      <w:r>
        <w:rPr/>
        <w:t xml:space="preserve">, while </w:t>
      </w:r>
      <w:del w:id="338" w:author="Timothy Staples" w:date="2021-07-02T09:04:29Z">
        <w:r>
          <w:rPr/>
          <w:delText xml:space="preserve">quite </w:delText>
        </w:r>
      </w:del>
      <w:r>
        <w:rPr/>
        <w:t xml:space="preserve">likely to move, rarely moved more than 50cm from starting position (Fig. 3A). The other three genera exhibited a range of movement, with </w:t>
      </w:r>
      <w:r>
        <w:rPr>
          <w:i/>
          <w:iCs/>
        </w:rPr>
        <w:t>Aspidites</w:t>
      </w:r>
      <w:r>
        <w:rPr/>
        <w:t xml:space="preserve"> showing uniform patterns of movement between 0cm and 1m, and </w:t>
      </w:r>
      <w:r>
        <w:rPr>
          <w:i/>
          <w:iCs/>
        </w:rPr>
        <w:t>Oxyuranus</w:t>
      </w:r>
      <w:r>
        <w:rPr/>
        <w:t xml:space="preserve"> and especially </w:t>
      </w:r>
      <w:r>
        <w:rPr>
          <w:i/>
          <w:iCs/>
        </w:rPr>
        <w:t>Pseudonaja</w:t>
      </w:r>
      <w:r>
        <w:rPr/>
        <w:t xml:space="preserve"> likely to either stay still or move a substantial distance (Fig. 3A).</w:t>
      </w:r>
    </w:p>
    <w:p>
      <w:pPr>
        <w:pStyle w:val="Normal"/>
        <w:ind w:left="360" w:right="0" w:hanging="0"/>
        <w:rPr/>
      </w:pPr>
      <w:r>
        <w:rPr/>
      </w:r>
    </w:p>
    <w:p>
      <w:pPr>
        <w:pStyle w:val="Normal"/>
        <w:rPr>
          <w:b/>
          <w:b/>
          <w:bCs/>
        </w:rPr>
      </w:pPr>
      <w:r>
        <w:rPr>
          <w:b/>
          <w:bCs/>
        </w:rPr>
      </w:r>
    </w:p>
    <w:p>
      <w:pPr>
        <w:pStyle w:val="Normal"/>
        <w:ind w:left="360" w:right="0" w:hanging="0"/>
        <w:rPr>
          <w:i/>
          <w:i/>
          <w:iCs/>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975225"/>
            <wp:effectExtent l="0" t="0" r="0" b="0"/>
            <wp:wrapSquare wrapText="largest"/>
            <wp:docPr id="3" name="Image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Chart&#10;&#10;Description automatically generated"/>
                    <pic:cNvPicPr>
                      <a:picLocks noChangeAspect="1" noChangeArrowheads="1"/>
                    </pic:cNvPicPr>
                  </pic:nvPicPr>
                  <pic:blipFill>
                    <a:blip r:embed="rId5"/>
                    <a:stretch>
                      <a:fillRect/>
                    </a:stretch>
                  </pic:blipFill>
                  <pic:spPr bwMode="auto">
                    <a:xfrm>
                      <a:off x="0" y="0"/>
                      <a:ext cx="6332220" cy="4975225"/>
                    </a:xfrm>
                    <a:prstGeom prst="rect">
                      <a:avLst/>
                    </a:prstGeom>
                  </pic:spPr>
                </pic:pic>
              </a:graphicData>
            </a:graphic>
          </wp:anchor>
        </w:drawing>
      </w:r>
      <w:r>
        <w:rPr>
          <w:b/>
          <w:bCs/>
          <w:i/>
          <w:iCs/>
          <w:rPrChange w:id="0" w:author="Timothy Staples" w:date="2021-07-01T14:00:53Z"/>
        </w:rPr>
        <w:t>F</w:t>
      </w:r>
      <w:r>
        <w:rPr>
          <w:b/>
          <w:bCs/>
          <w:i/>
          <w:iCs/>
          <w:rPrChange w:id="0" w:author="Timothy Staples" w:date="2021-07-01T14:00:53Z"/>
        </w:rPr>
        <w:t>igure 3:</w:t>
      </w:r>
      <w:r>
        <w:rPr>
          <w:i/>
          <w:iCs/>
          <w:rPrChange w:id="0" w:author="Timothy Staples" w:date="2021-07-01T14:00:53Z"/>
        </w:rPr>
        <w:t xml:space="preserve"> </w:t>
      </w:r>
      <w:r>
        <w:rPr>
          <w:b/>
          <w:bCs/>
          <w:i/>
          <w:iCs/>
          <w:rPrChange w:id="0" w:author="Timothy Staples" w:date="2021-07-01T14:00:53Z"/>
        </w:rPr>
        <w:t xml:space="preserve">Snake movement in response to sound compared to controls. (A) </w:t>
      </w:r>
      <w:r>
        <w:rPr>
          <w:i/>
          <w:iCs/>
          <w:rPrChange w:id="0" w:author="Timothy Staples" w:date="2021-07-01T14:00:53Z"/>
        </w:rPr>
        <w:t>Histogram of snake movement by genus (colored groupings) and sound treatment (</w:t>
      </w:r>
      <w:del w:id="345" w:author="Timothy Staples" w:date="2021-07-02T09:06:57Z">
        <w:r>
          <w:rPr>
            <w:i/>
            <w:iCs/>
          </w:rPr>
          <w:delText>0 to 3</w:delText>
        </w:r>
      </w:del>
      <w:ins w:id="346" w:author="Timothy Staples" w:date="2021-07-02T09:06:57Z">
        <w:r>
          <w:rPr>
            <w:i/>
            <w:iCs/>
          </w:rPr>
          <w:t>C, S1-S3</w:t>
        </w:r>
      </w:ins>
      <w:r>
        <w:rPr>
          <w:i/>
          <w:iCs/>
          <w:rPrChange w:id="0" w:author="Timothy Staples" w:date="2021-07-01T14:00:53Z"/>
        </w:rPr>
        <w:t xml:space="preserve">). Histogram bars are grouped in units of 10cm, except above 100cm (right of dashed line) where they are grouped in units of 50cm. Alternating colors on bars represent blocks of up to 20% of trials. Grey shading indicates the cut-off used to distinguish 20cm threshold for binary movement response used in probability model. </w:t>
      </w:r>
      <w:r>
        <w:rPr>
          <w:b/>
          <w:bCs/>
          <w:i/>
          <w:iCs/>
          <w:rPrChange w:id="0" w:author="Timothy Staples" w:date="2021-07-01T14:00:53Z"/>
        </w:rPr>
        <w:t>(B</w:t>
      </w:r>
      <w:r>
        <w:rPr>
          <w:i/>
          <w:iCs/>
          <w:rPrChange w:id="0" w:author="Timothy Staples" w:date="2021-07-01T14:00:53Z"/>
        </w:rPr>
        <w:t xml:space="preserve">) Mean probability of &gt;20cm snake movement in control. </w:t>
      </w:r>
      <w:r>
        <w:rPr>
          <w:b/>
          <w:bCs/>
          <w:i/>
          <w:iCs/>
          <w:rPrChange w:id="0" w:author="Timothy Staples" w:date="2021-07-01T14:00:53Z"/>
        </w:rPr>
        <w:t>(C)</w:t>
      </w:r>
      <w:r>
        <w:rPr>
          <w:i/>
          <w:iCs/>
          <w:rPrChange w:id="0" w:author="Timothy Staples" w:date="2021-07-01T14:00:53Z"/>
        </w:rPr>
        <w:t xml:space="preserve"> Change in probability of movement from the control to each of three sound treatments. Values above </w:t>
      </w:r>
      <w:del w:id="352" w:author="Timothy Staples" w:date="2021-07-02T09:07:50Z">
        <w:r>
          <w:rPr>
            <w:i/>
            <w:iCs/>
          </w:rPr>
          <w:delText>one</w:delText>
        </w:r>
      </w:del>
      <w:ins w:id="353" w:author="Timothy Staples" w:date="2021-07-02T09:07:50Z">
        <w:r>
          <w:rPr>
            <w:rFonts w:eastAsia="Calibri" w:cs="Times New Roman"/>
            <w:i/>
            <w:iCs/>
            <w:color w:val="auto"/>
            <w:kern w:val="0"/>
            <w:sz w:val="20"/>
            <w:szCs w:val="20"/>
            <w:lang w:val="en-US" w:eastAsia="en-US" w:bidi="ar-SA"/>
          </w:rPr>
          <w:t>zero</w:t>
        </w:r>
      </w:ins>
      <w:r>
        <w:rPr>
          <w:i/>
          <w:iCs/>
          <w:rPrChange w:id="0" w:author="Timothy Staples" w:date="2021-07-01T14:00:53Z"/>
        </w:rPr>
        <w:t xml:space="preserve"> (dashed line) indicate increase in probability, and vice versa. </w:t>
      </w:r>
      <w:r>
        <w:rPr>
          <w:b/>
          <w:bCs/>
          <w:i/>
          <w:iCs/>
          <w:rPrChange w:id="0" w:author="Timothy Staples" w:date="2021-07-01T14:00:53Z"/>
        </w:rPr>
        <w:t>(D)</w:t>
      </w:r>
      <w:r>
        <w:rPr>
          <w:i/>
          <w:iCs/>
          <w:rPrChange w:id="0" w:author="Timothy Staples" w:date="2021-07-01T14:00:53Z"/>
        </w:rPr>
        <w:t xml:space="preserve"> Mean probability of movement away from speaker for each genus in control trials, using only snakes with &gt;20cm of movement. </w:t>
      </w:r>
      <w:r>
        <w:rPr>
          <w:b/>
          <w:bCs/>
          <w:i/>
          <w:iCs/>
          <w:rPrChange w:id="0" w:author="Timothy Staples" w:date="2021-07-01T14:00:53Z"/>
        </w:rPr>
        <w:t xml:space="preserve">(E) </w:t>
      </w:r>
      <w:r>
        <w:rPr>
          <w:i/>
          <w:iCs/>
          <w:rPrChange w:id="0" w:author="Timothy Staples" w:date="2021-07-01T14:00:53Z"/>
        </w:rPr>
        <w:t>Change in probability of movement away from speaker compared to control means for each of three sound treatments, as per (B). Lines in (B-E) represent 95% credible intervals from Bayesian hierarchical models. Points in C and E with 95% credible intervals that do not cross zero are highlighted as significant effects.</w:t>
      </w:r>
    </w:p>
    <w:p>
      <w:pPr>
        <w:pStyle w:val="Normal"/>
        <w:ind w:left="360" w:right="0" w:hanging="0"/>
        <w:rPr>
          <w:u w:val="single"/>
        </w:rPr>
      </w:pPr>
      <w:r>
        <w:rPr>
          <w:u w:val="single"/>
        </w:rPr>
      </w:r>
    </w:p>
    <w:p>
      <w:pPr>
        <w:pStyle w:val="Normal"/>
        <w:ind w:left="360" w:right="0" w:hanging="0"/>
        <w:rPr/>
      </w:pPr>
      <w:r>
        <w:rPr/>
        <w:t xml:space="preserve">The probability of head movement greater than 20cm also varied by genera. </w:t>
      </w:r>
      <w:r>
        <w:rPr>
          <w:i/>
          <w:iCs/>
        </w:rPr>
        <w:t>Acanthophis</w:t>
      </w:r>
      <w:r>
        <w:rPr/>
        <w:t xml:space="preserve"> was the least likely to move in control trials, </w:t>
      </w:r>
      <w:r>
        <w:rPr>
          <w:i/>
          <w:iCs/>
        </w:rPr>
        <w:t>Oxyuranus</w:t>
      </w:r>
      <w:r>
        <w:rPr/>
        <w:t xml:space="preserve"> the most, and the other three genera varied strongly </w:t>
      </w:r>
      <w:del w:id="359" w:author="Timothy Staples" w:date="2021-07-02T09:08:58Z">
        <w:r>
          <w:rPr/>
          <w:delText xml:space="preserve">based on snake identity </w:delText>
        </w:r>
      </w:del>
      <w:ins w:id="360" w:author="Timothy Staples" w:date="2021-07-02T09:08:58Z">
        <w:r>
          <w:rPr>
            <w:rFonts w:eastAsia="Calibri" w:cs="Times New Roman"/>
            <w:color w:val="auto"/>
            <w:kern w:val="0"/>
            <w:sz w:val="20"/>
            <w:szCs w:val="20"/>
            <w:lang w:val="en-US" w:eastAsia="en-US" w:bidi="ar-SA"/>
          </w:rPr>
          <w:t>across indi</w:t>
        </w:r>
      </w:ins>
      <w:ins w:id="361" w:author="Timothy Staples" w:date="2021-07-02T09:09:00Z">
        <w:r>
          <w:rPr>
            <w:rFonts w:eastAsia="Calibri" w:cs="Times New Roman"/>
            <w:color w:val="auto"/>
            <w:kern w:val="0"/>
            <w:sz w:val="20"/>
            <w:szCs w:val="20"/>
            <w:lang w:val="en-US" w:eastAsia="en-US" w:bidi="ar-SA"/>
          </w:rPr>
          <w:t xml:space="preserve">vidual snakes </w:t>
        </w:r>
      </w:ins>
      <w:r>
        <w:rPr/>
        <w:t>(Fig. 3B). Marginal and conditional R</w:t>
      </w:r>
      <w:r>
        <w:rPr>
          <w:vertAlign w:val="superscript"/>
        </w:rPr>
        <w:t xml:space="preserve">2 </w:t>
      </w:r>
      <w:r>
        <w:rPr/>
        <w:t xml:space="preserve">values were 0.365 (95% CIs = 0.256-0.454) and 0.504 (CIs = 0.469-0.538) respectively. </w:t>
      </w:r>
      <w:ins w:id="362" w:author="Timothy Staples" w:date="2021-07-02T09:09:25Z">
        <w:r>
          <w:rPr/>
          <w:t xml:space="preserve">As with the </w:t>
        </w:r>
      </w:ins>
      <w:ins w:id="363" w:author="Timothy Staples" w:date="2021-07-02T09:09:25Z">
        <w:r>
          <w:rPr/>
          <w:t xml:space="preserve">probability </w:t>
        </w:r>
      </w:ins>
      <w:ins w:id="364" w:author="Timothy Staples" w:date="2021-07-02T09:09:25Z">
        <w:r>
          <w:rPr/>
          <w:t xml:space="preserve">model of defensive and cautious behaviors, </w:t>
        </w:r>
      </w:ins>
      <w:del w:id="365" w:author="Timothy Staples" w:date="2021-07-02T09:09:34Z">
        <w:r>
          <w:rPr/>
          <w:delText>M</w:delText>
        </w:r>
      </w:del>
      <w:ins w:id="366" w:author="Timothy Staples" w:date="2021-07-02T09:09:34Z">
        <w:r>
          <w:rPr/>
          <w:t>m</w:t>
        </w:r>
      </w:ins>
      <w:r>
        <w:rPr/>
        <w:t>ost random variation was explained by differences between individual snakes (SD = 2.04), compared with trial blocks (SD = 0.23) and speaker sides (SD = 0.92).</w:t>
      </w:r>
      <w:del w:id="367" w:author="Timothy Staples" w:date="2021-07-01T10:39:42Z">
        <w:r>
          <w:rPr/>
          <w:delText xml:space="preserve"> </w:delText>
        </w:r>
      </w:del>
    </w:p>
    <w:p>
      <w:pPr>
        <w:pStyle w:val="Normal"/>
        <w:ind w:left="360" w:right="0" w:hanging="0"/>
        <w:rPr>
          <w:u w:val="single"/>
        </w:rPr>
      </w:pPr>
      <w:r>
        <w:rPr>
          <w:u w:val="single"/>
        </w:rPr>
      </w:r>
    </w:p>
    <w:p>
      <w:pPr>
        <w:pStyle w:val="Normal"/>
        <w:ind w:left="360" w:right="0" w:hanging="0"/>
        <w:rPr/>
      </w:pPr>
      <w:r>
        <w:rPr/>
        <w:t xml:space="preserve">In the three sound treatments, we observed a consistent increase in the probability that </w:t>
      </w:r>
      <w:r>
        <w:rPr>
          <w:i/>
          <w:iCs/>
        </w:rPr>
        <w:t>Aspidites</w:t>
      </w:r>
      <w:r>
        <w:rPr/>
        <w:t xml:space="preserve"> moved compared with controls, especially in S3, where almost all trials resulted in movement (Fig. 3A, C). Other genera showed no response in the probability of movement.</w:t>
      </w:r>
    </w:p>
    <w:p>
      <w:pPr>
        <w:pStyle w:val="Normal"/>
        <w:ind w:left="360" w:right="0" w:hanging="0"/>
        <w:rPr/>
      </w:pPr>
      <w:r>
        <w:rPr/>
      </w:r>
    </w:p>
    <w:p>
      <w:pPr>
        <w:pStyle w:val="Normal"/>
        <w:ind w:left="360" w:right="0" w:hanging="0"/>
        <w:rPr/>
      </w:pPr>
      <w:r>
        <w:rPr/>
        <w:t>When considering the direction of movement, all genera showed a low likelihood of movement away from the speaker, consistent with random choice of direction (</w:t>
      </w:r>
      <w:r>
        <w:rPr>
          <w:i/>
          <w:iCs/>
        </w:rPr>
        <w:t>c.</w:t>
      </w:r>
      <w:r>
        <w:rPr/>
        <w:t xml:space="preserve"> 25%). We found </w:t>
      </w:r>
      <w:r>
        <w:rPr>
          <w:i/>
          <w:iCs/>
        </w:rPr>
        <w:t>Acanthophis</w:t>
      </w:r>
      <w:r>
        <w:rPr/>
        <w:t xml:space="preserve"> was more likely to move away from the sound in S1 and S2 treatments, and </w:t>
      </w:r>
      <w:r>
        <w:rPr>
          <w:i/>
          <w:iCs/>
        </w:rPr>
        <w:t>Oxyuranus</w:t>
      </w:r>
      <w:r>
        <w:rPr/>
        <w:t xml:space="preserve"> was more likely to move away in S2, with slightly lower probabilities in S1 and S3 (Fig. 3D). </w:t>
      </w:r>
      <w:r>
        <w:rPr>
          <w:i/>
          <w:iCs/>
        </w:rPr>
        <w:t xml:space="preserve">Pseudonaja </w:t>
      </w:r>
      <w:r>
        <w:rPr/>
        <w:t xml:space="preserve">showed a weak propensity towards greater probability of movement away from the sound source in treatment S2, but not in S1 and S3. While no </w:t>
      </w:r>
      <w:r>
        <w:rPr>
          <w:i/>
          <w:iCs/>
        </w:rPr>
        <w:t xml:space="preserve">Aspidites </w:t>
      </w:r>
      <w:r>
        <w:rPr/>
        <w:t>differences were likely to be non-zero, we observed a trend from movement away from the sound source in treatment S1 to a trend to move towards the sound source in treatment S3.</w:t>
      </w:r>
    </w:p>
    <w:p>
      <w:pPr>
        <w:pStyle w:val="Normal"/>
        <w:ind w:left="360" w:right="0" w:hanging="0"/>
        <w:rPr/>
      </w:pPr>
      <w:r>
        <w:rPr/>
      </w:r>
    </w:p>
    <w:p>
      <w:pPr>
        <w:pStyle w:val="Paragraph"/>
        <w:spacing w:before="0" w:after="0"/>
        <w:ind w:left="0" w:right="0" w:hanging="0"/>
        <w:rPr>
          <w:b/>
          <w:b/>
        </w:rPr>
      </w:pPr>
      <w:r>
        <w:rPr>
          <w:b/>
        </w:rPr>
      </w:r>
    </w:p>
    <w:p>
      <w:pPr>
        <w:pStyle w:val="Head"/>
        <w:spacing w:before="0" w:after="0"/>
        <w:jc w:val="left"/>
        <w:rPr>
          <w:sz w:val="24"/>
          <w:szCs w:val="24"/>
          <w:ins w:id="368" w:author="Timothy Staples" w:date="2021-07-02T09:13:07Z"/>
        </w:rPr>
      </w:pPr>
      <w:r>
        <w:rPr>
          <w:sz w:val="24"/>
          <w:szCs w:val="24"/>
        </w:rPr>
        <w:t xml:space="preserve">Discussion </w:t>
      </w:r>
    </w:p>
    <w:p>
      <w:pPr>
        <w:pStyle w:val="Head"/>
        <w:spacing w:before="0" w:after="0"/>
        <w:jc w:val="left"/>
        <w:rPr>
          <w:sz w:val="24"/>
          <w:szCs w:val="24"/>
        </w:rPr>
      </w:pPr>
      <w:r>
        <w:rPr>
          <w:sz w:val="24"/>
          <w:szCs w:val="24"/>
        </w:rPr>
      </w:r>
    </w:p>
    <w:p>
      <w:pPr>
        <w:pStyle w:val="Normal"/>
        <w:rPr/>
      </w:pPr>
      <w:del w:id="369" w:author="Timothy Staples" w:date="2021-07-01T14:18:48Z">
        <w:r>
          <w:rPr/>
          <w:delText>To our knowledge, the present study is the first to test the natural response of snakes to airborne sounds. We tested t</w:delText>
        </w:r>
      </w:del>
      <w:ins w:id="370" w:author="Timothy Staples" w:date="2021-07-01T14:18:48Z">
        <w:r>
          <w:rPr/>
          <w:t>We found t</w:t>
        </w:r>
      </w:ins>
      <w:r>
        <w:rPr/>
        <w:t>he behavioural response of free moving</w:t>
      </w:r>
      <w:del w:id="371" w:author="Timothy Staples" w:date="2021-07-01T14:02:56Z">
        <w:r>
          <w:rPr/>
          <w:delText xml:space="preserve"> (</w:delText>
        </w:r>
      </w:del>
      <w:ins w:id="372" w:author="Timothy Staples" w:date="2021-07-01T14:02:56Z">
        <w:r>
          <w:rPr/>
          <w:t>,</w:t>
        </w:r>
      </w:ins>
      <w:ins w:id="373" w:author="Timothy Staples" w:date="2021-07-01T14:03:05Z">
        <w:r>
          <w:rPr/>
          <w:t xml:space="preserve"> </w:t>
        </w:r>
      </w:ins>
      <w:r>
        <w:rPr/>
        <w:t>non-anaesthetised</w:t>
      </w:r>
      <w:del w:id="374" w:author="Timothy Staples" w:date="2021-07-01T14:02:58Z">
        <w:r>
          <w:rPr/>
          <w:delText>)</w:delText>
        </w:r>
      </w:del>
      <w:r>
        <w:rPr/>
        <w:t xml:space="preserve"> snakes </w:t>
      </w:r>
      <w:ins w:id="375" w:author="Timothy Staples" w:date="2021-07-02T09:13:12Z">
        <w:r>
          <w:rPr/>
          <w:t xml:space="preserve">to airborne sound </w:t>
        </w:r>
      </w:ins>
      <w:ins w:id="376" w:author="Timothy Staples" w:date="2021-07-01T14:19:00Z">
        <w:r>
          <w:rPr/>
          <w:t>differed based on sound frequency</w:t>
        </w:r>
      </w:ins>
      <w:del w:id="377" w:author="Timothy Staples" w:date="2021-07-01T14:19:12Z">
        <w:r>
          <w:rPr/>
          <w:delText xml:space="preserve">to three different sounds </w:delText>
        </w:r>
      </w:del>
      <w:del w:id="378" w:author="Timothy Staples" w:date="2021-07-01T14:19:12Z">
        <w:r>
          <w:rPr>
            <w:rFonts w:ascii="Times" w:hAnsi="Times"/>
          </w:rPr>
          <w:delText xml:space="preserve">(0–150Hz (S1) 150–300Hz (S2) and 300–450Hz (S3)) </w:delText>
        </w:r>
      </w:del>
      <w:del w:id="379" w:author="Timothy Staples" w:date="2021-07-01T14:19:12Z">
        <w:r>
          <w:rPr/>
          <w:delText xml:space="preserve">compared to </w:delText>
        </w:r>
      </w:del>
      <w:del w:id="380" w:author="Timothy Staples" w:date="2021-07-01T14:19:12Z">
        <w:r>
          <w:rPr>
            <w:rFonts w:ascii="Times" w:hAnsi="Times"/>
          </w:rPr>
          <w:delText>no sound controls</w:delText>
        </w:r>
      </w:del>
      <w:ins w:id="381" w:author="Timothy Staples" w:date="2021-07-01T14:19:21Z">
        <w:r>
          <w:rPr>
            <w:rFonts w:ascii="Times" w:hAnsi="Times"/>
          </w:rPr>
          <w:t xml:space="preserve"> </w:t>
        </w:r>
      </w:ins>
      <w:ins w:id="382" w:author="Timothy Staples" w:date="2021-07-01T14:19:21Z">
        <w:r>
          <w:rPr>
            <w:rFonts w:ascii="Times" w:hAnsi="Times"/>
          </w:rPr>
          <w:t>and was strongly linked to genus identity</w:t>
        </w:r>
      </w:ins>
      <w:r>
        <w:rPr/>
        <w:t>. We included nineteen captive snakes across five genera and six species, covering a range of foraging modes and body morphology.</w:t>
      </w:r>
      <w:ins w:id="383" w:author="Timothy Staples" w:date="2021-07-02T09:13:45Z">
        <w:r>
          <w:rPr/>
          <w:t xml:space="preserve"> </w:t>
        </w:r>
      </w:ins>
      <w:del w:id="384" w:author="Timothy Staples" w:date="2021-07-01T14:18:35Z">
        <w:r>
          <w:rPr/>
          <w:delText xml:space="preserve"> </w:delText>
        </w:r>
      </w:del>
      <w:ins w:id="385" w:author="Timothy Staples" w:date="2021-07-02T09:20:48Z">
        <w:r>
          <w:rPr/>
          <w:t>The similar proportion of v</w:t>
        </w:r>
      </w:ins>
      <w:ins w:id="386" w:author="Timothy Staples" w:date="2021-07-02T09:13:45Z">
        <w:r>
          <w:rPr/>
          <w:t xml:space="preserve">ariation in behavior explained by genus identity and sound frequency and </w:t>
        </w:r>
      </w:ins>
      <w:ins w:id="387" w:author="Timothy Staples" w:date="2021-07-02T09:14:05Z">
        <w:r>
          <w:rPr/>
          <w:t xml:space="preserve">within-snake </w:t>
        </w:r>
      </w:ins>
      <w:ins w:id="388" w:author="Timothy Staples" w:date="2021-07-02T09:14:05Z">
        <w:r>
          <w:rPr/>
          <w:t>clustering</w:t>
        </w:r>
      </w:ins>
      <w:ins w:id="389" w:author="Timothy Staples" w:date="2021-07-02T09:14:05Z">
        <w:r>
          <w:rPr/>
          <w:t xml:space="preserve">, suggests that snake behavioral responses are a complex of heritable and environmental </w:t>
        </w:r>
      </w:ins>
      <w:ins w:id="390" w:author="Timothy Staples" w:date="2021-07-02T09:14:05Z">
        <w:r>
          <w:rPr>
            <w:rFonts w:eastAsia="Calibri" w:cs="Times New Roman"/>
            <w:color w:val="auto"/>
            <w:kern w:val="0"/>
            <w:sz w:val="20"/>
            <w:szCs w:val="20"/>
            <w:lang w:val="en-US" w:eastAsia="en-US" w:bidi="ar-SA"/>
          </w:rPr>
          <w:t>components</w:t>
        </w:r>
      </w:ins>
      <w:ins w:id="391" w:author="Timothy Staples" w:date="2021-07-02T09:14:05Z">
        <w:r>
          <w:rPr/>
          <w:t>.</w:t>
        </w:r>
      </w:ins>
    </w:p>
    <w:p>
      <w:pPr>
        <w:pStyle w:val="Normal"/>
        <w:rPr/>
      </w:pPr>
      <w:r>
        <w:rPr/>
      </w:r>
    </w:p>
    <w:p>
      <w:pPr>
        <w:pStyle w:val="Normal"/>
        <w:rPr/>
      </w:pPr>
      <w:ins w:id="392" w:author="Timothy Staples" w:date="2021-07-02T09:15:53Z">
        <w:r>
          <w:rPr>
            <w:rFonts w:ascii="Times" w:hAnsi="Times"/>
          </w:rPr>
          <w:t xml:space="preserve">In particular, </w:t>
        </w:r>
      </w:ins>
      <w:del w:id="393" w:author="Timothy Staples" w:date="2021-07-02T09:15:56Z">
        <w:r>
          <w:rPr>
            <w:rFonts w:ascii="Times" w:hAnsi="Times"/>
          </w:rPr>
          <w:delText>T</w:delText>
        </w:r>
      </w:del>
      <w:ins w:id="394" w:author="Timothy Staples" w:date="2021-07-02T09:15:56Z">
        <w:r>
          <w:rPr>
            <w:rFonts w:ascii="Times" w:hAnsi="Times"/>
          </w:rPr>
          <w:t>t</w:t>
        </w:r>
      </w:ins>
      <w:r>
        <w:rPr>
          <w:rFonts w:ascii="Times" w:hAnsi="Times"/>
        </w:rPr>
        <w:t xml:space="preserve">he composition of </w:t>
      </w:r>
      <w:ins w:id="395" w:author="Timothy Staples" w:date="2021-07-02T09:15:56Z">
        <w:r>
          <w:rPr>
            <w:rFonts w:ascii="Times" w:hAnsi="Times"/>
          </w:rPr>
          <w:t xml:space="preserve">defensive and cautious </w:t>
        </w:r>
      </w:ins>
      <w:r>
        <w:rPr>
          <w:rFonts w:ascii="Times" w:hAnsi="Times"/>
        </w:rPr>
        <w:t xml:space="preserve">behaviours exhibited across all trials (sound and no sound) were strongly genus dependent. </w:t>
      </w:r>
      <w:r>
        <w:rPr>
          <w:i/>
          <w:iCs/>
        </w:rPr>
        <w:t>Oxyuranus</w:t>
      </w:r>
      <w:r>
        <w:rPr/>
        <w:t xml:space="preserve"> exhibited all behaviours except for periscoping. </w:t>
      </w:r>
      <w:r>
        <w:rPr>
          <w:i/>
          <w:iCs/>
        </w:rPr>
        <w:t>Acanthophis</w:t>
      </w:r>
      <w:r>
        <w:rPr/>
        <w:t xml:space="preserve"> and </w:t>
      </w:r>
      <w:r>
        <w:rPr>
          <w:i/>
          <w:iCs/>
        </w:rPr>
        <w:t>Hoplocephalus</w:t>
      </w:r>
      <w:r>
        <w:rPr/>
        <w:t xml:space="preserve"> responses were dominated by freeze and cautious exploration responses, respectively, with essentially no other behaviours exhibited. Being ambush predators, </w:t>
      </w:r>
      <w:r>
        <w:rPr>
          <w:i/>
          <w:iCs/>
        </w:rPr>
        <w:t>Acanthophis</w:t>
      </w:r>
      <w:r>
        <w:rPr/>
        <w:t xml:space="preserve"> snakes have low mobility, so a freeze response to potential danger—in combination with physical (and possibly chemical) camouflage </w:t>
      </w:r>
      <w:r>
        <w:fldChar w:fldCharType="begin"/>
      </w:r>
      <w:r>
        <w:rPr/>
        <w:instrText>ADDIN CSL_CITATION {"citationItems":[{"id":"ITEM-1","itemData":{"author":[{"dropping-particle":"","family":"Miller","given":"Ashadee Kay","non-dropping-particle":"","parse-names":false,"suffix":""},{"dropping-particle":"","family":"Maritz","given":"Bryan","non-dropping-particle":"","parse-names":false,"suffix":""},{"dropping-particle":"","family":"Mckay","given":"Shannon","non-dropping-particle":"","parse-names":false,"suffix":""},{"dropping-particle":"","family":"Glaudas","given":"Xavier","non-dropping-particle":"","parse-names":false,"suffix":""},{"dropping-particle":"","family":"Alexander","given":"Graham J","non-dropping-particle":"","parse-names":false,"suffix":""},{"dropping-particle":"","family":"Miller","given":"Ashadee Kay","non-dropping-particle":"","parse-names":false,"suffix":""}],"container-title":"Proceedings of the Royal Society B-Biological Sciences","id":"ITEM-1","issued":{"date-parts":[["2015"]]},"title":"An ambusher’s arsenal: Chemical crypsis in the puff adder (&lt;i&gt;Bitis arietans&lt;/i&gt;)","type":"article-journal","volume":"282"},"uris":["http://www.mendeley.com/documents/?uuid=dbe27a6b-ae69-4b24-9d6c-951f23f002fa"]}],"mendeley":{"formattedCitation":"(Miller et al. 2015)","plainTextFormattedCitation":"(Miller et al. 2015)","previouslyFormattedCitation":"(Miller et al. 2015)"},"properties":{"noteIndex":0},"schema":"https://github.com/citation-style-language/schema/raw/master/csl-citation.json"}</w:instrText>
      </w:r>
      <w:r>
        <w:rPr/>
      </w:r>
      <w:r>
        <w:rPr/>
        <w:fldChar w:fldCharType="separate"/>
      </w:r>
      <w:r>
        <w:rPr/>
        <w:t>(Miller et al. 2015)</w:t>
      </w:r>
      <w:r>
        <w:rPr/>
      </w:r>
      <w:r>
        <w:rPr/>
        <w:fldChar w:fldCharType="end"/>
      </w:r>
      <w:r>
        <w:rPr/>
        <w:t xml:space="preserve"> —may help them escape detection. </w:t>
      </w:r>
      <w:del w:id="396" w:author="Timothy Staples" w:date="2021-07-02T09:17:15Z">
        <w:r>
          <w:rPr>
            <w:rFonts w:ascii="Calibri" w:hAnsi="Calibri" w:cs="Calibri"/>
          </w:rPr>
          <w:delText>﻿</w:delText>
        </w:r>
      </w:del>
      <w:del w:id="397" w:author="Timothy Staples" w:date="2021-07-02T09:17:15Z">
        <w:r>
          <w:rPr/>
          <w:delText xml:space="preserve">Although impossible in this study, </w:delText>
        </w:r>
      </w:del>
      <w:ins w:id="398" w:author="Timothy Staples" w:date="2021-07-02T09:17:16Z">
        <w:r>
          <w:rPr/>
          <w:t xml:space="preserve">Behavioral responses in these less ‘reactive’ snakes may be subtle, and </w:t>
        </w:r>
      </w:ins>
      <w:del w:id="399" w:author="Timothy Staples" w:date="2021-07-02T09:17:29Z">
        <w:r>
          <w:rPr/>
          <w:delText xml:space="preserve">the inclusion of more </w:delText>
        </w:r>
      </w:del>
      <w:ins w:id="400" w:author="Timothy Staples" w:date="2021-07-02T09:17:29Z">
        <w:r>
          <w:rPr/>
          <w:t xml:space="preserve">potentially </w:t>
        </w:r>
      </w:ins>
      <w:ins w:id="401" w:author="Timothy Staples" w:date="2021-07-02T09:17:29Z">
        <w:r>
          <w:rPr>
            <w:rFonts w:eastAsia="Calibri" w:cs="Times New Roman"/>
            <w:color w:val="auto"/>
            <w:kern w:val="0"/>
            <w:sz w:val="20"/>
            <w:szCs w:val="20"/>
            <w:lang w:val="en-US" w:eastAsia="en-US" w:bidi="ar-SA"/>
          </w:rPr>
          <w:t xml:space="preserve">detectable via </w:t>
        </w:r>
      </w:ins>
      <w:r>
        <w:rPr/>
        <w:t xml:space="preserve">physiological </w:t>
      </w:r>
      <w:r>
        <w:rPr>
          <w:rFonts w:ascii="Calibri" w:hAnsi="Calibri" w:cs="Calibri"/>
        </w:rPr>
        <w:t>﻿</w:t>
      </w:r>
      <w:r>
        <w:rPr/>
        <w:t>responses</w:t>
      </w:r>
      <w:del w:id="402" w:author="Timothy Staples" w:date="2021-07-02T09:18:04Z">
        <w:r>
          <w:rPr/>
          <w:delText>,</w:delText>
        </w:r>
      </w:del>
      <w:r>
        <w:rPr/>
        <w:t xml:space="preserve"> such as heart rate or hormone levels </w:t>
      </w:r>
      <w:r>
        <w:fldChar w:fldCharType="begin"/>
      </w:r>
      <w:r>
        <w:rPr/>
        <w:instrText>ADDIN CSL_CITATION {"citationItems":[{"id":"ITEM-1","itemData":{"DOI":"10.1006/gcen.2001.7694","ISSN":"00166480","PMID":"11703076","abstract":"The effects of capture in a live trap and subsequent handling stress on plasma concentrations of corticosterone and other sex steroids were examined in wild male and female brown treesnakes (Boiga irregularis), an introduced species on Guam that has been implicated in the extirpation or decline of many of that island’s vertebrate species. Males and females that spent 1 night in a trap had plasma levels of corticosterone about four and two times higher, respectively, than those of the respective free-ranging controls. Mean plasma levels of corticosterone of snakes that had spent 3 nights in a trap were intermediate between, but not significantly different from, those of snakes that had spent 1 night in a trap and free-ranging snakes, suggesting that some acclimation to capture occurred during this period. Snakes that were taken from traps and held in collecting bags for 10 min and 2 h prior to blood sampling had levels of corticosterone about two and three times higher, respectively, than those of control snakes that were taken from traps and bled immediately. Concentrations of plasma corticosterone in free-ranging females were about two times higher than those of males but were well within the range of basal levels observed in other reptiles. Few snakes of potential reproductive size were reproductive (males: 1 of 35; females: 2 of 33), and plasma concentrations of testosterone and progesterone in nonreproductive males and females, respectively, were accordingly low. The possible relationship between corticosterone and these sex steroids, therefore, could not be adequately assessed, although there was a positive relationship between plasma progesterone and corticosterone in the nonreproductive females. Nonetheless, as a prerequisite for studies on the seasonal hormonal cycles of this species on Guam, our observations raise the possibility that the stress caused by trapping could affect the levels of other sex steroids and that, therefore, such studies should use free-ranging individuals. © 2001 Academic Press.","author":[{"dropping-particle":"","family":"Mathies","given":"Tom","non-dropping-particle":"","parse-names":false,"suffix":""},{"dropping-particle":"","family":"Felix","given":"T. A.","non-dropping-particle":"","parse-names":false,"suffix":""},{"dropping-particle":"","family":"Valentine","given":"Valentine Lance","non-dropping-particle":"","parse-names":false,"suffix":""}],"container-title":"General and Comparative Endocrinology","id":"ITEM-1","issue":"1","issued":{"date-parts":[["2001"]]},"page":"106-114","title":"Effects of trapping and subsequent short-term confinement stress on plasma corticosterone in the brown treesnake (&lt;i&gt;Boiga irregularis&lt;/i&gt;) on Guam","type":"article-journal","volume":"124"},"uris":["http://www.mendeley.com/documents/?uuid=8674d7f9-58a9-479e-85db-6bbb45ec7689"]},{"id":"ITEM-2","itemData":{"DOI":"10.1006/anbe.1999.1344","ISSN":"00033472","abstract":"We measured the behavioural and hormonal responses to capture stress in male red-sided garter snakes. Four hours of capture stress resulted in no suppression of mating behaviour relative to control individuals. In contrast, the same stress resulted in a significant increase in plasma levels of corticosterone and a significant decrease in plasma levels of testosterone. There was a significant negative correlation between plasma levels of corticosterone and testosterone in both control and capture-stress groups, suggesting that the increase in corticosterone directly drives the decrease in testosterone. While there was no relation between body size and initial plasma levels of the two steroids, longer individuals had a significantly greater increase in corticosterone following capture stress than did shorter individuals. Snakes display indeterminate growth, suggesting that older individuals have decreased sensitivity to negative feedback in the hypothalamic-pituitary-adrenal axis and thus hypersecrete glucocorticoids. These results suggest that male red-sided garter snakes have uncoupled their behavioural stress response from their hormonal stress response to maximize reproductive opportunities. (C) 2000 The Association for the Study of Animal Behaviour.","author":[{"dropping-particle":"","family":"Moore","given":"Ignacio T.","non-dropping-particle":"","parse-names":false,"suffix":""},{"dropping-particle":"","family":"Lemaster","given":"Michael P.","non-dropping-particle":"","parse-names":false,"suffix":""},{"dropping-particle":"","family":"Mason","given":"Robert T.","non-dropping-particle":"","parse-names":false,"suffix":""}],"container-title":"Animal Behaviour","id":"ITEM-2","issue":"3","issued":{"date-parts":[["2000"]]},"page":"529-534","title":"Behavioural and hormonal responses to capture stress in the male red-sided garter snake, &lt;i&gt;Thamnophis sirtalis parietalis&lt;/i&gt;","type":"article-journal","volume":"59"},"uris":["http://www.mendeley.com/documents/?uuid=822b0b99-f71d-4922-b0a5-a0d9da8cb5e6"]}],"mendeley":{"formattedCitation":"(Mathies et al. 2001; Moore et al. 2000)","manualFormatting":"(e.g., Mathies et al. 2001; Moore et al. 2000)","plainTextFormattedCitation":"(Mathies et al. 2001; Moore et al. 2000)"},"properties":{"noteIndex":0},"schema":"https://github.com/citation-style-language/schema/raw/master/csl-citation.json"}</w:instrText>
      </w:r>
      <w:r>
        <w:rPr/>
      </w:r>
      <w:r>
        <w:rPr/>
        <w:fldChar w:fldCharType="separate"/>
      </w:r>
      <w:r>
        <w:rPr/>
        <w:t>(e.g., Mathies et al. 2001; Moore et al. 2000)</w:t>
      </w:r>
      <w:r>
        <w:rPr/>
      </w:r>
      <w:r>
        <w:rPr/>
        <w:fldChar w:fldCharType="end"/>
      </w:r>
      <w:del w:id="403" w:author="Timothy Staples" w:date="2021-07-02T09:17:39Z">
        <w:r>
          <w:rPr/>
          <w:delText>, would probably increase the number of positive responses observed in the less ‘reactive’ snakes</w:delText>
        </w:r>
      </w:del>
      <w:ins w:id="404" w:author="Timothy Staples" w:date="2021-07-02T09:17:40Z">
        <w:r>
          <w:rPr/>
          <w:t>.</w:t>
        </w:r>
      </w:ins>
      <w:r>
        <w:rPr/>
        <w:t>.</w:t>
      </w:r>
      <w:del w:id="405" w:author="Timothy Staples" w:date="2021-07-01T14:21:36Z">
        <w:r>
          <w:rPr/>
          <w:delText xml:space="preserve"> </w:delText>
        </w:r>
      </w:del>
      <w:ins w:id="406" w:author="Timothy Staples" w:date="2021-07-02T09:17:48Z">
        <w:r>
          <w:rPr/>
          <w:t>.</w:t>
        </w:r>
      </w:ins>
    </w:p>
    <w:p>
      <w:pPr>
        <w:pStyle w:val="Normal"/>
        <w:rPr/>
      </w:pPr>
      <w:r>
        <w:rPr/>
      </w:r>
    </w:p>
    <w:p>
      <w:pPr>
        <w:pStyle w:val="Normal"/>
        <w:rPr/>
      </w:pPr>
      <w:r>
        <w:rPr>
          <w:i/>
          <w:iCs/>
        </w:rPr>
        <w:t>Pseudonaja</w:t>
      </w:r>
      <w:r>
        <w:rPr/>
        <w:t xml:space="preserve"> responses were dominated by jaw drops and hisses, whereas </w:t>
      </w:r>
      <w:r>
        <w:rPr>
          <w:i/>
          <w:iCs/>
        </w:rPr>
        <w:t>Aspidites</w:t>
      </w:r>
      <w:r>
        <w:rPr/>
        <w:t xml:space="preserve"> exhibited mostly periscoping and head jerk behaviour. A suite of genus-specific behaviours may indicate that these behavioural responses are are an inherited trait, like a preprogrammed response to certain stimuli. While no studies have confirmed the existence of inheritable behaviour traits in snakes, four New Caledonian Crows </w:t>
      </w:r>
      <w:r>
        <w:rPr>
          <w:i/>
          <w:iCs/>
        </w:rPr>
        <w:t>(</w:t>
      </w:r>
      <w:r>
        <w:rPr>
          <w:rFonts w:ascii="Calibri" w:hAnsi="Calibri" w:cs="Calibri"/>
          <w:i/>
          <w:i/>
          <w:iCs/>
        </w:rPr>
        <w:t>﻿</w:t>
      </w:r>
      <w:r>
        <w:rPr>
          <w:i/>
          <w:iCs/>
        </w:rPr>
        <w:t>Corvus moneduloides</w:t>
      </w:r>
      <w:r>
        <w:rPr/>
        <w:t xml:space="preserve">) that were laboratory-born and hand-reared exhibited inherited species-typical action patterns regarding tool-oriented behaviours </w:t>
      </w:r>
      <w:r>
        <w:fldChar w:fldCharType="begin"/>
      </w:r>
      <w:r>
        <w:rPr/>
        <w:instrText>ADDIN CSL_CITATION {"citationItems":[{"id":"ITEM-1","itemData":{"DOI":"10.1016/j.anbehav.2006.04.007","ISSN":"00033472","abstract":"New Caledonian crows, Corvus moneduloides, are the most advanced avian tool makers and tool users. We previously reported that captive-bred isolated New Caledonian crows spontaneously use twig tools and cut tools out of Pandanus spp. tree leaves, an activity possibly under cultural influence in the wild. However, what aspects of these behaviours are inherited and how they interact with individual and social experience remained unknown. To examine the interaction between inherited traits, individual learning and social transmission, we observed the ontogeny of twig tool use in hand-reared juveniles. Successful food retrieval was preceded by stereotyped object manipulation action patterns that resembled components of the mature behaviour, demonstrating that tool-oriented behaviours in this species are an evolved specialization. However, there was also an effect of social learning: juveniles that had received demonstrations of twig tool use by their human foster parent showed higher levels of handling and insertion of twigs than did their naïve counterparts; a choice experiment showed that they preferred to handle objects that they had seen being manipulated by their human foster parent. Our observations are consistent with the hypothesis that individual learning, cultural transmission and creative problem solving all contribute to the acquisition of the tool-oriented behaviours in the wild, but inherited species-typical action patterns have a greater role than has been recognized. © 2006 The Association for the Study of Animal Behaviour.","author":[{"dropping-particle":"","family":"Kenward","given":"Ben","non-dropping-particle":"","parse-names":false,"suffix":""},{"dropping-particle":"","family":"Rutz","given":"Christian","non-dropping-particle":"","parse-names":false,"suffix":""},{"dropping-particle":"","family":"Weir","given":"Alex A.S.","non-dropping-particle":"","parse-names":false,"suffix":""},{"dropping-particle":"","family":"Kacelnik","given":"Alex","non-dropping-particle":"","parse-names":false,"suffix":""}],"container-title":"Animal Behaviour","id":"ITEM-1","issue":"6","issued":{"date-parts":[["2006"]]},"page":"1329-1343","title":"Development of tool use in New Caledonian crows: inherited action patterns and social influences","type":"article-journal","volume":"72"},"uris":["http://www.mendeley.com/documents/?uuid=a9b9027a-e9c2-4f06-926d-3c338f00271c"]}],"mendeley":{"formattedCitation":"(Kenward et al. 2006)","plainTextFormattedCitation":"(Kenward et al. 2006)","previouslyFormattedCitation":"(Kenward et al. 2006)"},"properties":{"noteIndex":0},"schema":"https://github.com/citation-style-language/schema/raw/master/csl-citation.json"}</w:instrText>
      </w:r>
      <w:r>
        <w:rPr/>
      </w:r>
      <w:r>
        <w:rPr/>
        <w:fldChar w:fldCharType="separate"/>
      </w:r>
      <w:r>
        <w:rPr/>
        <w:t>(Kenward et al. 2006)</w:t>
      </w:r>
      <w:r>
        <w:rPr/>
      </w:r>
      <w:r>
        <w:rPr/>
        <w:fldChar w:fldCharType="end"/>
      </w:r>
      <w:r>
        <w:rPr/>
        <w:t xml:space="preserve">. The fact that multiple individuals within each genus in the present study exhibited a similar suite of behaviours to each other which was different to other genera, therefore, suggests that the traits are </w:t>
      </w:r>
      <w:del w:id="408" w:author="Timothy Staples" w:date="2021-07-01T10:50:23Z">
        <w:r>
          <w:rPr/>
          <w:delText>probably</w:delText>
        </w:r>
      </w:del>
      <w:ins w:id="409" w:author="Timothy Staples" w:date="2021-07-01T10:50:23Z">
        <w:r>
          <w:rPr/>
          <w:t>likely</w:t>
        </w:r>
      </w:ins>
      <w:r>
        <w:rPr/>
        <w:t xml:space="preserve"> heritable and increase survivorship of the species within its specific niche </w:t>
      </w:r>
      <w:r>
        <w:fldChar w:fldCharType="begin"/>
      </w:r>
      <w:r>
        <w:rPr/>
        <w:instrText>ADDIN CSL_CITATION {"citationItems":[{"id":"ITEM-1","itemData":{"DOI":"10.1111/j.1442-9993.2005.01437.x","ISBN":"1442-9985","abstract":"The introduced and highly toxic cane toad (Bufo marinus) is rapidly spreading across northern Australia where it may affect populations of large terrestrial vertebrate predators. The ecological impact of cane toads will depend upon the diets, foraging modes and habitat use of native predators, and their feeding responses to cane toads. However, intraspecific niche partitioning may influence the degree of vulnerability of predators to toxic prey, as well as the time course of the impact of alien invaders on native species. We studied the diet of the northern death adder Acanthophis praelongus and their feeding responses to cane toads. In the laboratory, death adders from all size classes and sexes readily consumed frogs and cane toads. Diets of free ranging A. praelongus from the Adelaide River floodplain were more heterogeneous. Juvenile snakes ate mainly frogs (39% of prey items) and small scincid lizards (43%). Both sexes displayed an ontogenetic dietary shift from lizards to mammals, but adult males fed on frogs (49%) and mammals (39%) whereas adult females (which grew larger than males) fed mainly on mammals (91%) and occasionally, frogs (9%). Feeding rates and body condition of adult snakes varied temporally and tracked fluctuations in prey availability. These results suggest that cane toads may negatively affect populations of northern death adders in the Darwin region. However, we predict that different size and sex classes of A. praelongus will experience differential mortality rates over different timescales. The initial invasion of large toads may affect adult males, but juveniles may be unaffected until juvenile toads appear the following year, and major affects on adult female death adders may be delayed until annual rainfall fluctuations reduce the availability of alternative (rodent) prey.","author":[{"dropping-particle":"","family":"Webb","given":"J K","non-dropping-particle":"","parse-names":false,"suffix":""},{"dropping-particle":"","family":"Shine","given":"R","non-dropping-particle":"","parse-names":false,"suffix":""},{"dropping-particle":"","family":"Christian","given":"K A","non-dropping-particle":"","parse-names":false,"suffix":""}],"container-title":"Austral Ecology","id":"ITEM-1","issue":"2","issued":{"date-parts":[["2005"]]},"note":"Webb, JK Shine, R Christian, KA","page":"201-209","title":"Does intraspecific niche partitioning in a native predator influence its response to an invasion by a toxic prey species?","type":"article-journal","volume":"30"},"uris":["http://www.mendeley.com/documents/?uuid=0620f35a-1dad-4f6f-ad54-4d8716ae301f"]},{"id":"ITEM-2","itemData":{"DOI":"10.1086/282763","ISSN":"0003-0147","author":[{"dropping-particle":"","family":"Arnold","given":"Stevan J.","non-dropping-particle":"","parse-names":false,"suffix":""}],"container-title":"The American Naturalist","id":"ITEM-2","issue":"948","issued":{"date-parts":[["1972"]]},"page":"220-236","title":"Species densities of predators and their prey","type":"article-journal","volume":"106"},"uris":["http://www.mendeley.com/documents/?uuid=8f7229ae-ea3f-4bae-bae9-dbd854547e12"]}],"mendeley":{"formattedCitation":"(Webb et al. 2005; Arnold 1972)","plainTextFormattedCitation":"(Webb et al. 2005; Arnold 1972)","previouslyFormattedCitation":"(Webb et al. 2005; Arnold 1972)"},"properties":{"noteIndex":0},"schema":"https://github.com/citation-style-language/schema/raw/master/csl-citation.json"}</w:instrText>
      </w:r>
      <w:r>
        <w:rPr/>
      </w:r>
      <w:r>
        <w:rPr/>
        <w:fldChar w:fldCharType="separate"/>
      </w:r>
      <w:r>
        <w:rPr/>
        <w:t>(Webb et al. 2005; Arnold 1972)</w:t>
      </w:r>
      <w:r>
        <w:rPr/>
      </w:r>
      <w:r>
        <w:rPr/>
        <w:fldChar w:fldCharType="end"/>
      </w:r>
      <w:r>
        <w:rPr/>
        <w:t>. Thus, future work should investigate the heritability of genus-specific behaviours in snakes.</w:t>
      </w:r>
    </w:p>
    <w:p>
      <w:pPr>
        <w:pStyle w:val="Normal"/>
        <w:rPr/>
      </w:pPr>
      <w:r>
        <w:rPr/>
      </w:r>
    </w:p>
    <w:p>
      <w:pPr>
        <w:pStyle w:val="Normal"/>
        <w:rPr/>
      </w:pPr>
      <w:r>
        <w:rPr>
          <w:rFonts w:ascii="Times" w:hAnsi="Times"/>
        </w:rPr>
        <w:t>We observed evidence of acoustic orienting, i.e., orientation of the snake relating to the source of the sound.</w:t>
      </w:r>
      <w:r>
        <w:rPr/>
        <w:t xml:space="preserve"> </w:t>
      </w:r>
      <w:r>
        <w:rPr>
          <w:rFonts w:ascii="Times" w:hAnsi="Times"/>
          <w:i/>
          <w:iCs/>
        </w:rPr>
        <w:t>Aspidites</w:t>
      </w:r>
      <w:r>
        <w:rPr>
          <w:rFonts w:ascii="Times" w:hAnsi="Times"/>
        </w:rPr>
        <w:t xml:space="preserve"> exhibited a trend </w:t>
      </w:r>
      <w:r>
        <w:rPr/>
        <w:t xml:space="preserve">away from the sound source in treatment S1 and a trend to move towards the sound source in treatment S3. </w:t>
      </w:r>
      <w:r>
        <w:rPr>
          <w:rFonts w:ascii="Times" w:hAnsi="Times"/>
        </w:rPr>
        <w:t>In contrast, three other genera (</w:t>
      </w:r>
      <w:r>
        <w:rPr>
          <w:i/>
          <w:iCs/>
        </w:rPr>
        <w:t>Acanthophis</w:t>
      </w:r>
      <w:r>
        <w:rPr>
          <w:rFonts w:ascii="Times" w:hAnsi="Times"/>
        </w:rPr>
        <w:t xml:space="preserve">, </w:t>
      </w:r>
      <w:r>
        <w:rPr>
          <w:rFonts w:ascii="Times" w:hAnsi="Times"/>
          <w:i/>
          <w:iCs/>
        </w:rPr>
        <w:t>Oxyuranus</w:t>
      </w:r>
      <w:r>
        <w:rPr>
          <w:rFonts w:ascii="Times" w:hAnsi="Times"/>
        </w:rPr>
        <w:t xml:space="preserve">, and </w:t>
      </w:r>
      <w:r>
        <w:rPr>
          <w:rFonts w:ascii="Times" w:hAnsi="Times"/>
          <w:i/>
          <w:iCs/>
        </w:rPr>
        <w:t>Pseudonaja</w:t>
      </w:r>
      <w:r>
        <w:rPr>
          <w:rFonts w:ascii="Times" w:hAnsi="Times"/>
        </w:rPr>
        <w:t xml:space="preserve">) were more likely to move away from the source of sound, signaling potential avoidance behavior. These contrasting responses may be explained by a difference in the number of predators of these snakes, and therefore their nervous disposition. </w:t>
      </w:r>
      <w:r>
        <w:rPr>
          <w:rFonts w:ascii="Times" w:hAnsi="Times"/>
          <w:i/>
          <w:iCs/>
        </w:rPr>
        <w:t>Aspidites</w:t>
      </w:r>
      <w:r>
        <w:rPr>
          <w:rFonts w:ascii="Times" w:hAnsi="Times"/>
        </w:rPr>
        <w:t xml:space="preserve"> are large (up to 2.7m and 5kg) pythons that prey largely upon monitor lizards (</w:t>
      </w:r>
      <w:r>
        <w:rPr>
          <w:rFonts w:ascii="Times" w:hAnsi="Times"/>
          <w:i/>
          <w:iCs/>
        </w:rPr>
        <w:t>Varanus gouldii</w:t>
      </w:r>
      <w:r>
        <w:rPr>
          <w:rFonts w:ascii="Times" w:hAnsi="Times"/>
        </w:rPr>
        <w:t xml:space="preserve">) and are mostly active nocturnally </w:t>
      </w:r>
      <w:r>
        <w:fldChar w:fldCharType="begin"/>
      </w:r>
      <w:r>
        <w:rPr/>
        <w:instrText>ADDIN CSL_CITATION {"citationItems":[{"id":"ITEM-1","itemData":{"author":[{"dropping-particle":"","family":"Bruton","given":"M.J.","non-dropping-particle":"","parse-names":false,"suffix":""}],"container-title":"Memoirs of the Queensland Museum - Nature","id":"ITEM-1","issue":"2","issued":{"date-parts":[["2013"]]},"page":"313-329","title":"Arboreality, excavation, and active foraging: Novel observations of radiotracked woma pythons &lt;i&gt;Aspidites ramsayi&lt;/i&gt;","type":"article-journal","volume":"56"},"uris":["http://www.mendeley.com/documents/?uuid=c83da034-6f68-4afb-b286-a4198effcf2b"]}],"mendeley":{"formattedCitation":"(Bruton 2013)","plainTextFormattedCitation":"(Bruton 2013)","previouslyFormattedCitation":"(Bruton 2013)"},"properties":{"noteIndex":0},"schema":"https://github.com/citation-style-language/schema/raw/master/csl-citation.json"}</w:instrText>
      </w:r>
      <w:r>
        <w:rPr/>
      </w:r>
      <w:r>
        <w:rPr/>
        <w:fldChar w:fldCharType="separate"/>
      </w:r>
      <w:r>
        <w:rPr/>
      </w:r>
      <w:r>
        <w:rPr>
          <w:rFonts w:ascii="Times" w:hAnsi="Times"/>
        </w:rPr>
        <w:t>(Bruton 2013)</w:t>
      </w:r>
      <w:r>
        <w:rPr/>
      </w:r>
      <w:r>
        <w:rPr/>
        <w:fldChar w:fldCharType="end"/>
      </w:r>
      <w:r>
        <w:rPr>
          <w:rFonts w:ascii="Times" w:hAnsi="Times"/>
        </w:rPr>
        <w:t xml:space="preserve">, when raptors are not active. On the other hand, adult snakes within the genera </w:t>
      </w:r>
      <w:r>
        <w:rPr>
          <w:i/>
          <w:iCs/>
        </w:rPr>
        <w:t>Acanthophis</w:t>
      </w:r>
      <w:r>
        <w:rPr>
          <w:rFonts w:ascii="Times" w:hAnsi="Times"/>
        </w:rPr>
        <w:t xml:space="preserve">, </w:t>
      </w:r>
      <w:r>
        <w:rPr>
          <w:rFonts w:ascii="Times" w:hAnsi="Times"/>
          <w:i/>
          <w:iCs/>
        </w:rPr>
        <w:t>Oxyuranus</w:t>
      </w:r>
      <w:r>
        <w:rPr>
          <w:rFonts w:ascii="Times" w:hAnsi="Times"/>
        </w:rPr>
        <w:t xml:space="preserve">, and </w:t>
      </w:r>
      <w:r>
        <w:rPr>
          <w:rFonts w:ascii="Times" w:hAnsi="Times"/>
          <w:i/>
          <w:iCs/>
        </w:rPr>
        <w:t xml:space="preserve">Pseudonaja </w:t>
      </w:r>
      <w:r>
        <w:rPr>
          <w:rFonts w:ascii="Times" w:hAnsi="Times"/>
        </w:rPr>
        <w:t xml:space="preserve">are much smaller in weight (40g–2kg), either partially or mostly diurnal, with many predators such as monitor lizards, raptors, and feral cats </w:t>
      </w:r>
      <w:r>
        <w:fldChar w:fldCharType="begin"/>
      </w:r>
      <w:r>
        <w:rPr/>
        <w:instrText>ADDIN CSL_CITATION {"citationItems":[{"id":"ITEM-1","itemData":{"DOI":"10.2307/1565247","ISSN":"00221511","abstract":"Intuition suggests that large, dangerously venomous snakes should be relatively invulnerable to predators, but actual data on this topic are very scarce. We examined sources of mortality in two species of large elapid snakes (eastern brownsnakes, Pseudonaja textilis, and common blacksnakes, Pseudechis porphyriacus) in the Murrumbidgee Irrigation Area in southeastern Australia. Most attacks on snakes were by people and fetal cats. Over a three-year period, at least 19% of our radio-tagged brownsnakes were attacked, and eight snakes (14% of this population) were killed. We also examined road-killed snakes in the general area, and surveyed the public about where and when they encountered snakes, and how both they and the snakes responded to those situations. These questionnaire results suggest that about half of the snakes seen by people (whether in towns or on farms) were approached and about one-third were killed. Most of the mortality involved adult male snakes during the breeding season (spring). Snakes encountered by women were more likely to be killed than were those found by men. The response of snakes to encounters with people was quantified (by means of &gt;500 encounters on regularly-walked transects) to compare with people's reports of snake responses. This comparison revealed that people are at least 20 times more likely to advance toward a snake, and 100 times more likely to attack, than is a snake to advance on, or attack, a person. People grossly over-rate the degree of aggression shown by these animals, and frequently misinterpret defensive displays as attacks. Furthermore, people are unaware of most of the snakes they encounter (especially those which use crypsis to avoid detection), and this biases the results towards over-estimation of aggressive responses. Attacks by humans on snakes are largely unjustified, and we need public education to reduce both personal risk and the slaughter of wildlife.","author":[{"dropping-particle":"","family":"Whitaker","given":"Patrick B.","non-dropping-particle":"","parse-names":false,"suffix":""},{"dropping-particle":"","family":"Shine","given":"Richard","non-dropping-particle":"","parse-names":false,"suffix":""}],"container-title":"Journal of Herpetology","id":"ITEM-1","issue":"1","issued":{"date-parts":[["2000"]]},"page":"121-128","title":"Sources of mortality of large elapid snakes in an agricultural landscape","type":"article-journal","volume":"34"},"uris":["http://www.mendeley.com/documents/?uuid=9add827c-8be6-40f7-9f65-6bfbfa1ffc28"]}],"mendeley":{"formattedCitation":"(Whitaker et al. 2000)","plainTextFormattedCitation":"(Whitaker et al. 2000)","previouslyFormattedCitation":"(Whitaker et al. 2000)"},"properties":{"noteIndex":0},"schema":"https://github.com/citation-style-language/schema/raw/master/csl-citation.json"}</w:instrText>
      </w:r>
      <w:r>
        <w:rPr/>
      </w:r>
      <w:r>
        <w:rPr/>
        <w:fldChar w:fldCharType="separate"/>
      </w:r>
      <w:r>
        <w:rPr/>
      </w:r>
      <w:r>
        <w:rPr>
          <w:rFonts w:ascii="Times" w:hAnsi="Times"/>
        </w:rPr>
        <w:t>(Whitaker et al. 2000)</w:t>
      </w:r>
      <w:r>
        <w:rPr/>
      </w:r>
      <w:r>
        <w:rPr/>
        <w:fldChar w:fldCharType="end"/>
      </w:r>
      <w:r>
        <w:rPr>
          <w:rFonts w:ascii="Times" w:hAnsi="Times"/>
        </w:rPr>
        <w:t xml:space="preserve">. </w:t>
      </w:r>
      <w:r>
        <w:rPr/>
        <w:t>These results differ from</w:t>
      </w:r>
      <w:r>
        <w:rPr>
          <w:rFonts w:ascii="Times" w:hAnsi="Times"/>
        </w:rPr>
        <w:t xml:space="preserve"> Young and Aguiar (2002), which found no acoustic orientation in an ambush predator (Western Diamondback Rattlesnake </w:t>
      </w:r>
      <w:r>
        <w:rPr>
          <w:rFonts w:ascii="Times" w:hAnsi="Times"/>
          <w:i/>
          <w:iCs/>
        </w:rPr>
        <w:t>Crotalus atrox</w:t>
      </w:r>
      <w:r>
        <w:rPr>
          <w:rFonts w:ascii="Times" w:hAnsi="Times"/>
        </w:rPr>
        <w:t xml:space="preserve">), yet similar to Young and Morain (2002) which observed an ambush viper </w:t>
      </w:r>
      <w:r>
        <w:rPr>
          <w:rFonts w:ascii="Times" w:hAnsi="Times"/>
          <w:i/>
          <w:iCs/>
        </w:rPr>
        <w:t>Cerastes cerastes</w:t>
      </w:r>
      <w:r>
        <w:rPr>
          <w:rFonts w:ascii="Times" w:hAnsi="Times"/>
        </w:rPr>
        <w:t xml:space="preserve"> localise small, free-moving mice spatially using groundborne vibrations. Thus, while animals with external and middle (tympanic) ears can hear a greater range of frequencies (10Hz–100kHz) </w:t>
      </w:r>
      <w:r>
        <w:fldChar w:fldCharType="begin"/>
      </w:r>
      <w:r>
        <w:rPr/>
        <w:instrText>ADDIN CSL_CITATION {"citationItems":[{"id":"ITEM-1","itemData":{"DOI":"https://doi-org.ezproxy.library.uq.edu.au/10.1007/978-1-4612-2700-7","ISBN":"978-1-4612-2700-7","author":[{"dropping-particle":"","family":"Fay","given":"R. R.","non-dropping-particle":"","parse-names":false,"suffix":""},{"dropping-particle":"","family":"Popper","given":"A.N.","non-dropping-particle":"","parse-names":false,"suffix":""}],"id":"ITEM-1","issued":{"date-parts":[["1994"]]},"publisher":"Springer, New York, NY","title":"Comparative Hearing: Mammals","type":"book"},"uris":["http://www.mendeley.com/documents/?uuid=079bf5fb-30de-4639-bdcb-227764647bf4"]}],"mendeley":{"formattedCitation":"(Fay et al. 1994)","plainTextFormattedCitation":"(Fay et al. 1994)","previouslyFormattedCitation":"(Fay et al. 1994)"},"properties":{"noteIndex":0},"schema":"https://github.com/citation-style-language/schema/raw/master/csl-citation.json"}</w:instrText>
      </w:r>
      <w:r>
        <w:rPr/>
      </w:r>
      <w:r>
        <w:rPr/>
        <w:fldChar w:fldCharType="separate"/>
      </w:r>
      <w:r>
        <w:rPr/>
      </w:r>
      <w:r>
        <w:rPr>
          <w:rFonts w:ascii="Times" w:hAnsi="Times"/>
        </w:rPr>
        <w:t>(Fay et al. 1994)</w:t>
      </w:r>
      <w:r>
        <w:rPr/>
      </w:r>
      <w:r>
        <w:rPr/>
        <w:fldChar w:fldCharType="end"/>
      </w:r>
      <w:r>
        <w:rPr>
          <w:rFonts w:ascii="Times" w:hAnsi="Times"/>
        </w:rPr>
        <w:t xml:space="preserve"> than snakes can (&lt;1kHz)</w:t>
      </w:r>
      <w:r>
        <w:fldChar w:fldCharType="begin"/>
      </w:r>
      <w:r>
        <w:rPr/>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2012)","plainTextFormattedCitation":"(Christensen et al. 2012)","previouslyFormattedCitation":"(Christensen et al. 2012)"},"properties":{"noteIndex":0},"schema":"https://github.com/citation-style-language/schema/raw/master/csl-citation.json"}</w:instrText>
      </w:r>
      <w:r>
        <w:rPr/>
      </w:r>
      <w:r>
        <w:rPr/>
        <w:fldChar w:fldCharType="separate"/>
      </w:r>
      <w:r>
        <w:rPr/>
      </w:r>
      <w:r>
        <w:rPr>
          <w:rFonts w:ascii="Times" w:hAnsi="Times"/>
        </w:rPr>
        <w:t>(Christensen et al. 2012)</w:t>
      </w:r>
      <w:r>
        <w:rPr/>
      </w:r>
      <w:r>
        <w:rPr/>
        <w:fldChar w:fldCharType="end"/>
      </w:r>
      <w:r>
        <w:rPr>
          <w:rFonts w:ascii="Times" w:hAnsi="Times"/>
        </w:rPr>
        <w:t xml:space="preserve">, with about 40dB increase in hearing sensitivity </w:t>
      </w:r>
      <w:r>
        <w:fldChar w:fldCharType="begin"/>
      </w:r>
      <w:r>
        <w:rPr/>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2012)","plainTextFormattedCitation":"(Christensen et al. 2012)","previouslyFormattedCitation":"(Christensen et al. 2012)"},"properties":{"noteIndex":0},"schema":"https://github.com/citation-style-language/schema/raw/master/csl-citation.json"}</w:instrText>
      </w:r>
      <w:r>
        <w:rPr/>
      </w:r>
      <w:r>
        <w:rPr/>
        <w:fldChar w:fldCharType="separate"/>
      </w:r>
      <w:r>
        <w:rPr/>
      </w:r>
      <w:r>
        <w:rPr>
          <w:rFonts w:ascii="Times" w:hAnsi="Times"/>
        </w:rPr>
        <w:t>(Christensen et al. 2012)</w:t>
      </w:r>
      <w:r>
        <w:rPr/>
      </w:r>
      <w:r>
        <w:rPr/>
        <w:fldChar w:fldCharType="end"/>
      </w:r>
      <w:r>
        <w:rPr>
          <w:rFonts w:ascii="Times" w:hAnsi="Times"/>
        </w:rPr>
        <w:t>, snakes are still able to orient with respect to sound.</w:t>
      </w:r>
    </w:p>
    <w:p>
      <w:pPr>
        <w:pStyle w:val="Normal"/>
        <w:rPr/>
      </w:pPr>
      <w:r>
        <w:rPr>
          <w:rFonts w:ascii="Times" w:hAnsi="Times"/>
        </w:rPr>
        <w:t xml:space="preserve">  </w:t>
      </w:r>
      <w:r>
        <w:rPr/>
        <w:t xml:space="preserve">  </w:t>
      </w:r>
    </w:p>
    <w:p>
      <w:pPr>
        <w:pStyle w:val="Normal"/>
        <w:rPr/>
      </w:pPr>
      <w:r>
        <w:rPr/>
        <w:t xml:space="preserve">The genus </w:t>
      </w:r>
      <w:r>
        <w:rPr>
          <w:i/>
          <w:iCs/>
        </w:rPr>
        <w:t>Pseudonaja</w:t>
      </w:r>
      <w:r>
        <w:rPr/>
        <w:t xml:space="preserve"> was included here due to their frequent conflict with humans </w:t>
      </w:r>
      <w:r>
        <w:fldChar w:fldCharType="begin"/>
      </w:r>
      <w:r>
        <w:rPr/>
        <w:instrText>ADDIN CSL_CITATION {"citationItems":[{"id":"ITEM-1","itemData":{"DOI":"10.1111/imj.13297","ISSN":"14455994","PMID":"27749012","abstract":"BACKGROUND Accidental injury is a major public health problem in developed countries with 20 years elapsed since a national overview of venomous bites undertaken in Australia. AIM Provide the first contemporary epidemiological insight into venomous injuries based on demographics and geography nationally in Australia in the period 2000-2013. METHODS An analysis of national hospitalisation and mortality data was undertaken to examine the incidence of injury and death due to envenoming in Australia. Rates were calculated using the intercensal population for all Australian age groups. RESULTS Over the study period, deaths occurred due to an anaphylactic event (0.16 per 100 000), snake envenoming (0.13 per 100 000) or box jellyfish envenoming (0.01 per 100 000). Only 44% of cases involving anaphylaxis reached medical care prior to death, compared to 74% of those envenomed by snakes. Over half of all deaths (52%) occurred at home, and 64% of these occurred within a major city or inner regional area, with 48% of work-related anaphylaxis deaths. Hospital admission rates of 199 per 100 000 persons over the 11 years were caused by contact with wasps or bees (31%), spiders (30%) and snakes (15%), with a predominant age range of 30-44 years. CONCLUSIONS The greatest burden of injury due to envenoming was caused by arthropods and snakes. Causes of death were led by anaphylaxis subsequent to an arthropod bite or sting, followed by death from snake envenoming. Over half the incidents resulting in death occurred at home, in areas where healthcare is accessible. Operational data routinely collected are informative, with variations of injury incidence between the States and Territories, indicating a need for a more localised approach to the management of this injury.","author":[{"dropping-particle":"","family":"Welton","given":"R. E.","non-dropping-particle":"","parse-names":false,"suffix":""},{"dropping-particle":"","family":"Williams","given":"D. J.","non-dropping-particle":"","parse-names":false,"suffix":""},{"dropping-particle":"","family":"Liew","given":"D.","non-dropping-particle":"","parse-names":false,"suffix":""}],"container-title":"Internal Medicine Journal","id":"ITEM-1","issue":"2","issued":{"date-parts":[["2017"]]},"page":"170-176","title":"Injury trends from envenoming in Australia, 2000–2013","type":"article-journal","volume":"47"},"uris":["http://www.mendeley.com/documents/?uuid=a2a5fa5c-9bb2-4b5f-930b-1d81719df422"]}],"mendeley":{"formattedCitation":"(Welton et al. 2017)","plainTextFormattedCitation":"(Welton et al. 2017)","previouslyFormattedCitation":"(Welton et al. 2017)"},"properties":{"noteIndex":0},"schema":"https://github.com/citation-style-language/schema/raw/master/csl-citation.json"}</w:instrText>
      </w:r>
      <w:r>
        <w:rPr/>
      </w:r>
      <w:r>
        <w:rPr/>
        <w:fldChar w:fldCharType="separate"/>
      </w:r>
      <w:r>
        <w:rPr/>
        <w:t>(Welton et al. 2017)</w:t>
      </w:r>
      <w:r>
        <w:rPr/>
      </w:r>
      <w:r>
        <w:rPr/>
        <w:fldChar w:fldCharType="end"/>
      </w:r>
      <w:r>
        <w:rPr/>
        <w:t xml:space="preserve">, their reputation as an irritable species, and the presence of overt defensive behaviours (e.g. </w:t>
      </w:r>
      <w:r>
        <w:rPr>
          <w:rFonts w:ascii="Courier New" w:hAnsi="Courier New" w:cs="Courier New"/>
        </w:rPr>
        <w:t>﻿</w:t>
      </w:r>
      <w:r>
        <w:rPr/>
        <w:t xml:space="preserve">maintained elevated coiling) </w:t>
      </w:r>
      <w:r>
        <w:fldChar w:fldCharType="begin"/>
      </w:r>
      <w:r>
        <w:rPr/>
        <w:instrText>ADDIN CSL_CITATION {"citationItems":[{"id":"ITEM-1","itemData":{"author":[{"dropping-particle":"","family":"Shine","given":"R","non-dropping-particle":"","parse-names":false,"suffix":""}],"id":"ITEM-1","issued":{"date-parts":[["1991"]]},"publisher":"Imago Productions","publisher-place":"Singapore","title":"Australian snakes: A natural history","type":"book"},"uris":["http://www.mendeley.com/documents/?uuid=c8fc3504-c0fe-4478-87a6-161038726dbf"]}],"mendeley":{"formattedCitation":"(Shine 1991)","plainTextFormattedCitation":"(Shine 1991)","previouslyFormattedCitation":"(Shine 1991)"},"properties":{"noteIndex":0},"schema":"https://github.com/citation-style-language/schema/raw/master/csl-citation.json"}</w:instrText>
      </w:r>
      <w:r>
        <w:rPr/>
      </w:r>
      <w:r>
        <w:rPr/>
        <w:fldChar w:fldCharType="separate"/>
      </w:r>
      <w:r>
        <w:rPr/>
      </w:r>
      <w:r>
        <w:rPr>
          <w:shd w:fill="FFFF00" w:val="clear"/>
        </w:rPr>
        <w:t>(Shine 1991)</w:t>
      </w:r>
      <w:r>
        <w:rPr/>
      </w:r>
      <w:r>
        <w:rPr/>
        <w:fldChar w:fldCharType="end"/>
      </w:r>
      <w:r>
        <w:rPr>
          <w:shd w:fill="FFFF00" w:val="clear"/>
        </w:rPr>
        <w:t>.</w:t>
      </w:r>
      <w:r>
        <w:rPr/>
        <w:t xml:space="preserve"> Interestingly, </w:t>
      </w:r>
      <w:r>
        <w:rPr>
          <w:i/>
        </w:rPr>
        <w:t>Pseudonaja</w:t>
      </w:r>
      <w:r>
        <w:rPr/>
        <w:t xml:space="preserve"> snakes exhibited a largely dichotomous response to sound, whereby they either remained still or moved a large distance. This ‘all or nothing’ response aligns with previous work: when humans approached wild Eastern Brown Snakes in paddocks, about half of the time the snakes retreated and on most other occasions the snakes relied on crypsis (staying still) </w:t>
      </w:r>
      <w:r>
        <w:fldChar w:fldCharType="begin"/>
      </w:r>
      <w:r>
        <w:rPr/>
        <w:instrText>ADDIN CSL_CITATION {"citationItems":[{"id":"ITEM-1","itemData":{"author":[{"dropping-particle":"","family":"Whitaker","given":"R.","non-dropping-particle":"","parse-names":false,"suffix":""},{"dropping-particle":"","family":"Shine","given":"R.","non-dropping-particle":"","parse-names":false,"suffix":""}],"container-title":"Wildlife Research","id":"ITEM-1","issued":{"date-parts":[["1999"]]},"page":"689-704","title":"Responses of free-ranging brownsnakes (&lt;i&gt;Pseudonaja textilis&lt;/i&gt;: Elapidae) to encounters with humans","type":"article-journal","volume":"26"},"uris":["http://www.mendeley.com/documents/?uuid=8927ed71-ec6c-4106-a522-00fa9043b6a3"]}],"mendeley":{"formattedCitation":"(Whitaker et al. 1999)","plainTextFormattedCitation":"(Whitaker et al. 1999)","previouslyFormattedCitation":"(Whitaker et al. 1999)"},"properties":{"noteIndex":0},"schema":"https://github.com/citation-style-language/schema/raw/master/csl-citation.json"}</w:instrText>
      </w:r>
      <w:r>
        <w:rPr/>
      </w:r>
      <w:r>
        <w:rPr/>
        <w:fldChar w:fldCharType="separate"/>
      </w:r>
      <w:r>
        <w:rPr/>
        <w:t>(Whitaker et al. 1999)</w:t>
      </w:r>
      <w:r>
        <w:rPr/>
      </w:r>
      <w:r>
        <w:rPr/>
        <w:fldChar w:fldCharType="end"/>
      </w:r>
      <w:r>
        <w:rPr/>
        <w:t>.</w:t>
      </w:r>
    </w:p>
    <w:p>
      <w:pPr>
        <w:pStyle w:val="Normal"/>
        <w:rPr>
          <w:rFonts w:ascii="Times" w:hAnsi="Times"/>
          <w:del w:id="413" w:author="Timothy Staples" w:date="2021-07-02T09:33:33Z"/>
        </w:rPr>
      </w:pPr>
      <w:ins w:id="410" w:author="Timothy Staples" w:date="2021-07-02T09:33:29Z">
        <w:r>
          <w:rPr>
            <w:rFonts w:ascii="Times" w:hAnsi="Times"/>
          </w:rPr>
          <w:t xml:space="preserve">In our study, </w:t>
        </w:r>
      </w:ins>
      <w:del w:id="411" w:author="Timothy Staples" w:date="2021-07-02T09:33:31Z">
        <w:r>
          <w:rPr>
            <w:rFonts w:ascii="Times" w:hAnsi="Times"/>
          </w:rPr>
          <w:delText>T</w:delText>
        </w:r>
      </w:del>
      <w:ins w:id="412" w:author="Timothy Staples" w:date="2021-07-02T09:33:31Z">
        <w:r>
          <w:rPr>
            <w:rFonts w:ascii="Times" w:hAnsi="Times"/>
          </w:rPr>
          <w:t>t</w:t>
        </w:r>
      </w:ins>
      <w:r>
        <w:rPr>
          <w:rFonts w:ascii="Times" w:hAnsi="Times"/>
        </w:rPr>
        <w:t xml:space="preserve">he types of behaviours exhibited by the snakes depended on the presence of sound and the type of </w:t>
      </w:r>
      <w:r>
        <w:rPr/>
        <w:t>sound (S1, S2, and S3).</w:t>
      </w:r>
      <w:r>
        <w:rPr>
          <w:rFonts w:ascii="Times" w:hAnsi="Times"/>
        </w:rPr>
        <w:t xml:space="preserve"> </w:t>
      </w:r>
      <w:r>
        <w:rPr/>
        <w:t xml:space="preserve">Like Young &amp; Anguiar (2002), we observed fewer tongue flicks overall in response to sound. </w:t>
      </w:r>
    </w:p>
    <w:p>
      <w:pPr>
        <w:pStyle w:val="Normal"/>
        <w:rPr/>
      </w:pPr>
      <w:r>
        <w:rPr>
          <w:rFonts w:ascii="Times" w:hAnsi="Times"/>
        </w:rPr>
        <w:t>One genus (</w:t>
      </w:r>
      <w:r>
        <w:rPr>
          <w:rFonts w:ascii="Times" w:hAnsi="Times"/>
          <w:i/>
          <w:iCs/>
        </w:rPr>
        <w:t>Oxyuranus</w:t>
      </w:r>
      <w:r>
        <w:rPr>
          <w:rFonts w:ascii="Times" w:hAnsi="Times"/>
        </w:rPr>
        <w:t>) significantly increased their likelihood of displaying defensive or cautious behaviors in response to sound (only to S2), suggesting an awareness and fear of that particular sound. Snakes in this genus are active foragers, travelling to find and pursue their prey; this likely results in greater risk of—and therefore trepidation for—encountering predators. Unfortunately, comparison of S2 (150–300Hz) to the frequencies of non-vocal sounds emitted by approaching predators (across various habitats) is unknown.</w:t>
      </w:r>
      <w:del w:id="414" w:author="Timothy Staples" w:date="2021-07-02T09:32:51Z">
        <w:r>
          <w:rPr>
            <w:rFonts w:ascii="Times" w:hAnsi="Times"/>
          </w:rPr>
          <w:delText xml:space="preserve"> </w:delText>
        </w:r>
      </w:del>
    </w:p>
    <w:p>
      <w:pPr>
        <w:pStyle w:val="Normal"/>
        <w:rPr>
          <w:rFonts w:ascii="Times" w:hAnsi="Times"/>
        </w:rPr>
      </w:pPr>
      <w:r>
        <w:rPr>
          <w:rFonts w:ascii="Times" w:hAnsi="Times"/>
        </w:rPr>
      </w:r>
    </w:p>
    <w:p>
      <w:pPr>
        <w:pStyle w:val="Normal"/>
        <w:rPr/>
      </w:pPr>
      <w:r>
        <w:rPr>
          <w:rFonts w:ascii="Times" w:hAnsi="Times"/>
        </w:rPr>
        <w:t>Further evidence of perceptive distinction of different sound types was the change in behaviour composition with</w:t>
      </w:r>
      <w:r>
        <w:rPr/>
        <w:t xml:space="preserve"> increasing sound frequency. </w:t>
      </w:r>
      <w:r>
        <w:rPr>
          <w:i/>
          <w:iCs/>
          <w:lang w:val="en-AU"/>
        </w:rPr>
        <w:t xml:space="preserve">Aspidites </w:t>
      </w:r>
      <w:r>
        <w:rPr>
          <w:lang w:val="en-AU"/>
        </w:rPr>
        <w:t xml:space="preserve">became more likely to freeze and less likely to periscope, </w:t>
      </w:r>
      <w:r>
        <w:rPr>
          <w:i/>
          <w:iCs/>
          <w:lang w:val="en-AU"/>
        </w:rPr>
        <w:t xml:space="preserve">Oxyuranus </w:t>
      </w:r>
      <w:r>
        <w:rPr>
          <w:lang w:val="en-AU"/>
        </w:rPr>
        <w:t xml:space="preserve">increased in freeze behaviour, head jerks and was less likely to hiss and cautiously explore, and </w:t>
      </w:r>
      <w:r>
        <w:rPr>
          <w:i/>
          <w:iCs/>
          <w:lang w:val="en-AU"/>
        </w:rPr>
        <w:t xml:space="preserve">Pseudonaja </w:t>
      </w:r>
      <w:r>
        <w:rPr>
          <w:lang w:val="en-AU"/>
        </w:rPr>
        <w:t xml:space="preserve">became less likely to hiss and more likely to freeze, periscope, and head jerk. </w:t>
      </w:r>
      <w:r>
        <w:rPr>
          <w:rFonts w:ascii="Times" w:hAnsi="Times"/>
        </w:rPr>
        <w:t xml:space="preserve">In addition, the behavior difference between genera in S3 was c. 50% of that in controls, highlighting a potential convergent behavioral response of snakes to airborne noise across both elapid and python species. This potential convergent response may indicate the presence of an </w:t>
      </w:r>
      <w:r>
        <w:rPr>
          <w:rFonts w:eastAsia="Arial" w:cs="Arial"/>
          <w:lang w:val="en-AU" w:bidi="en-US"/>
        </w:rPr>
        <w:t xml:space="preserve">archetypal response to airborne sound that evolved prior to splitting of the two families around 10 million years ago </w:t>
      </w:r>
      <w:r>
        <w:fldChar w:fldCharType="begin"/>
      </w:r>
      <w:r>
        <w:rPr/>
        <w:instrText>ADDIN CSL_CITATION {"citationItems":[{"id":"ITEM-1","itemData":{"DOI":"DOI: 10.1093/molbev/msx116","author":[{"dropping-particle":"","family":"Kumar","given":"S.","non-dropping-particle":"","parse-names":false,"suffix":""},{"dropping-particle":"","family":"Stecher","given":"G.","non-dropping-particle":"","parse-names":false,"suffix":""},{"dropping-particle":"","family":"Suleski","given":"M.","non-dropping-particle":"","parse-names":false,"suffix":""},{"dropping-particle":"","family":"Hedges","given":"S.B.","non-dropping-particle":"","parse-names":false,"suffix":""}],"container-title":"Molecular Biology and Evolution","id":"ITEM-1","issue":"7","issued":{"date-parts":[["2017"]]},"page":"1812-1819","title":"TimeTree: a resource for timelines, timetrees, and divergence times","type":"article-journal","volume":"34"},"uris":["http://www.mendeley.com/documents/?uuid=21b2417d-6a08-4ba5-9cf0-0652ecf61c12"]}],"mendeley":{"formattedCitation":"(Kumar et al. 2017)","plainTextFormattedCitation":"(Kumar et al. 2017)","previouslyFormattedCitation":"(Kumar et al. 2017)"},"properties":{"noteIndex":0},"schema":"https://github.com/citation-style-language/schema/raw/master/csl-citation.json"}</w:instrText>
      </w:r>
      <w:r>
        <w:rPr/>
      </w:r>
      <w:r>
        <w:rPr/>
        <w:fldChar w:fldCharType="separate"/>
      </w:r>
      <w:r>
        <w:rPr/>
      </w:r>
      <w:r>
        <w:rPr>
          <w:rFonts w:eastAsia="Arial" w:cs="Arial"/>
          <w:lang w:val="en-AU" w:bidi="en-US"/>
        </w:rPr>
        <w:t>(Kumar et al. 2017)</w:t>
      </w:r>
      <w:r>
        <w:rPr/>
      </w:r>
      <w:r>
        <w:rPr/>
        <w:fldChar w:fldCharType="end"/>
      </w:r>
      <w:r>
        <w:rPr>
          <w:rFonts w:eastAsia="Arial" w:cs="Arial"/>
          <w:lang w:val="en-AU" w:bidi="en-US"/>
        </w:rPr>
        <w:t xml:space="preserve"> and may dominate the genus-based differences discussed earlier. </w:t>
      </w:r>
      <w:r>
        <w:rPr/>
        <w:t>Christensen et al. (</w:t>
      </w:r>
      <w:r>
        <w:fldChar w:fldCharType="begin"/>
      </w:r>
      <w:r>
        <w:rPr/>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2012)","manualFormatting":"2012)","plainTextFormattedCitation":"(Christensen et al. 2012)","previouslyFormattedCitation":"(Christensen et al. 2012)"},"properties":{"noteIndex":0},"schema":"https://github.com/citation-style-language/schema/raw/master/csl-citation.json"}</w:instrText>
      </w:r>
      <w:r>
        <w:rPr/>
      </w:r>
      <w:r>
        <w:rPr/>
        <w:fldChar w:fldCharType="separate"/>
      </w:r>
      <w:r>
        <w:rPr/>
        <w:t>2012)</w:t>
      </w:r>
      <w:r>
        <w:rPr/>
      </w:r>
      <w:r>
        <w:rPr/>
        <w:fldChar w:fldCharType="end"/>
      </w:r>
      <w:r>
        <w:rPr/>
        <w:t xml:space="preserve"> reported significant differences (head vibrations of partially anaesthetized snakes) at multiple frequencies between 80Hz and 500 Hz, with peak sensitivity at 160Hz, but no other behaviours were able to be recorded</w:t>
      </w:r>
      <w:del w:id="415" w:author="Timothy Staples" w:date="2021-07-02T09:36:53Z">
        <w:r>
          <w:rPr/>
          <w:delText xml:space="preserve"> on the partially anaesthetized snakes</w:delText>
        </w:r>
      </w:del>
      <w:r>
        <w:rPr/>
        <w:t xml:space="preserve">. Our results provide </w:t>
      </w:r>
      <w:ins w:id="416" w:author="Timothy Staples" w:date="2021-07-02T09:37:01Z">
        <w:r>
          <w:rPr/>
          <w:t xml:space="preserve">some </w:t>
        </w:r>
      </w:ins>
      <w:r>
        <w:rPr/>
        <w:t>behaviour-based evidence of perceptive distinction of different sounds by snakes.</w:t>
      </w:r>
    </w:p>
    <w:p>
      <w:pPr>
        <w:pStyle w:val="Normal"/>
        <w:rPr/>
      </w:pPr>
      <w:r>
        <w:rPr/>
      </w:r>
    </w:p>
    <w:p>
      <w:pPr>
        <w:pStyle w:val="Normal"/>
        <w:rPr/>
      </w:pPr>
      <w:del w:id="417" w:author="Timothy Staples" w:date="2021-07-02T09:41:37Z">
        <w:r>
          <w:rPr/>
          <w:delText xml:space="preserve">As with any study, there were limitations in our study. </w:delText>
        </w:r>
      </w:del>
      <w:r>
        <w:rPr/>
        <w:t>The use of captive snakes instead of wild snakes resulted in the length of captivity (and thus domestication level) being positively correlated with the age of our snakes. As such, we were unable to discern whether age or domestication level was responsible for the lack of responsiveness to sound exhibited by older, domesticated individuals. While there is unlikely to be substantial genetic differences between captive and wild snakes, their behaviour may differ, with this difference becoming more pronounced with longer duration in captivity due to their previous exposure and possible habituation to many sounds</w:t>
      </w:r>
      <w:del w:id="418" w:author="Timothy Staples" w:date="2021-07-02T09:42:36Z">
        <w:r>
          <w:rPr/>
          <w:delText xml:space="preserve"> regularly</w:delText>
        </w:r>
      </w:del>
      <w:r>
        <w:rPr/>
        <w:t xml:space="preserve"> (e.g. vacuum, voices, music). However, if snakes are mostly driven by innate, instinctual behaviours, and since there is no biological suggestion that genetics can change in captivity over the course of an individual’s life, our results may be applicable to wild snakes. Regardless, future research should conduct similar controlled experiments to test the behavioural response of wild snakes to sound, including ultrasonic snake repellent devices. Future work should also investigate how head size and form (e.g. fatty tissue density) within a snake’s ‘acoustic window’ affects function regarding sound.</w:t>
      </w:r>
    </w:p>
    <w:p>
      <w:pPr>
        <w:pStyle w:val="Normal"/>
        <w:rPr/>
      </w:pPr>
      <w:r>
        <w:rPr/>
      </w:r>
    </w:p>
    <w:p>
      <w:pPr>
        <w:pStyle w:val="Normal"/>
        <w:rPr/>
      </w:pPr>
      <w:r>
        <w:rPr/>
        <w:t xml:space="preserve">Snake behaviour is depauperate in the literature relative to other taxa (e.g., birds, mammals). The common perception of snakes being deaf likely derives from a combination of 1) their limited hearing ability (regarding frequency range and sensitivity), and 2) peoples’ limited ability to notice and interpret many subtle snake behaviours. Our data reveals that Australian snakes respond to airborne sound, at least within the frequency range of 0–450Hz, and that responses differ significantly according to genus. </w:t>
      </w:r>
      <w:del w:id="419" w:author="Timothy Staples" w:date="2021-07-02T09:45:50Z">
        <w:r>
          <w:rPr/>
          <w:delText xml:space="preserve">This study </w:delText>
        </w:r>
      </w:del>
      <w:ins w:id="420" w:author="Timothy Staples" w:date="2021-07-02T09:45:50Z">
        <w:r>
          <w:rPr>
            <w:rFonts w:eastAsia="Calibri" w:cs="Times New Roman"/>
            <w:color w:val="auto"/>
            <w:kern w:val="0"/>
            <w:sz w:val="20"/>
            <w:szCs w:val="20"/>
            <w:lang w:val="en-US" w:eastAsia="en-US" w:bidi="ar-SA"/>
          </w:rPr>
          <w:t xml:space="preserve">Our study </w:t>
        </w:r>
      </w:ins>
      <w:del w:id="421" w:author="Timothy Staples" w:date="2021-07-02T09:45:55Z">
        <w:r>
          <w:rPr>
            <w:rFonts w:eastAsia="Calibri" w:cs="Times New Roman"/>
            <w:color w:val="auto"/>
            <w:kern w:val="0"/>
            <w:sz w:val="20"/>
            <w:szCs w:val="20"/>
            <w:lang w:val="en-US" w:eastAsia="en-US" w:bidi="ar-SA"/>
          </w:rPr>
          <w:delText xml:space="preserve">is the first to test </w:delText>
        </w:r>
      </w:del>
      <w:ins w:id="422" w:author="Timothy Staples" w:date="2021-07-02T09:45:56Z">
        <w:r>
          <w:rPr>
            <w:rFonts w:eastAsia="Calibri" w:cs="Times New Roman"/>
            <w:color w:val="auto"/>
            <w:kern w:val="0"/>
            <w:sz w:val="20"/>
            <w:szCs w:val="20"/>
            <w:lang w:val="en-US" w:eastAsia="en-US" w:bidi="ar-SA"/>
          </w:rPr>
          <w:t>measured</w:t>
        </w:r>
      </w:ins>
      <w:del w:id="423" w:author="Timothy Staples" w:date="2021-07-02T09:45:55Z">
        <w:r>
          <w:rPr>
            <w:rFonts w:eastAsia="Calibri" w:cs="Times New Roman"/>
            <w:color w:val="auto"/>
            <w:kern w:val="0"/>
            <w:sz w:val="20"/>
            <w:szCs w:val="20"/>
            <w:lang w:val="en-US" w:eastAsia="en-US" w:bidi="ar-SA"/>
          </w:rPr>
          <w:delText xml:space="preserve">the </w:delText>
        </w:r>
      </w:del>
      <w:ins w:id="424" w:author="Timothy Staples" w:date="2021-07-02T09:45:56Z">
        <w:r>
          <w:rPr/>
          <w:t xml:space="preserve"> </w:t>
        </w:r>
      </w:ins>
      <w:r>
        <w:rPr/>
        <w:t>natural, free-moving behaviour of elapid snakes in response to sound</w:t>
      </w:r>
      <w:del w:id="425" w:author="Timothy Staples" w:date="2021-07-02T09:46:02Z">
        <w:r>
          <w:rPr/>
          <w:delText xml:space="preserve"> and is also the first to </w:delText>
        </w:r>
      </w:del>
      <w:ins w:id="426" w:author="Timothy Staples" w:date="2021-07-02T09:46:02Z">
        <w:r>
          <w:rPr/>
          <w:t xml:space="preserve">, </w:t>
        </w:r>
      </w:ins>
      <w:r>
        <w:rPr/>
        <w:t>includ</w:t>
      </w:r>
      <w:ins w:id="427" w:author="Timothy Staples" w:date="2021-07-02T09:46:05Z">
        <w:r>
          <w:rPr/>
          <w:t>ing</w:t>
        </w:r>
      </w:ins>
      <w:del w:id="428" w:author="Timothy Staples" w:date="2021-07-02T09:46:04Z">
        <w:r>
          <w:rPr/>
          <w:delText>e</w:delText>
        </w:r>
      </w:del>
      <w:r>
        <w:rPr/>
        <w:t xml:space="preserve"> snakes with active foraging modes, arboreal species, as well as elapid species of snakes. </w:t>
      </w:r>
      <w:r>
        <w:rPr>
          <w:rFonts w:ascii="Times" w:hAnsi="Times"/>
        </w:rPr>
        <w:t xml:space="preserve">Our study provides a </w:t>
      </w:r>
      <w:r>
        <w:rPr>
          <w:rFonts w:ascii="Times" w:hAnsi="Times"/>
          <w:shd w:fill="FFFFFF" w:val="clear"/>
        </w:rPr>
        <w:t xml:space="preserve">framework for researching even subtle snake behaviour, and our </w:t>
      </w:r>
      <w:r>
        <w:rPr>
          <w:rFonts w:ascii="Times" w:hAnsi="Times"/>
        </w:rPr>
        <w:t xml:space="preserve">results improve our limited understanding of snake behaviour, which may help humans </w:t>
      </w:r>
      <w:r>
        <w:rPr/>
        <w:t>avoid snakebite and/or possibly deter snakes.</w:t>
      </w:r>
      <w:del w:id="429" w:author="Timothy Staples" w:date="2021-07-02T09:32:54Z">
        <w:r>
          <w:rPr/>
          <w:delText xml:space="preserve"> </w:delText>
        </w:r>
      </w:del>
    </w:p>
    <w:p>
      <w:pPr>
        <w:pStyle w:val="Paragraph"/>
        <w:spacing w:before="0" w:after="0"/>
        <w:ind w:left="0" w:right="0" w:hanging="0"/>
        <w:rPr/>
      </w:pPr>
      <w:r>
        <w:rPr/>
      </w:r>
    </w:p>
    <w:p>
      <w:pPr>
        <w:pStyle w:val="Paragraph"/>
        <w:spacing w:before="0" w:after="0"/>
        <w:ind w:left="0" w:right="0" w:hanging="0"/>
        <w:rPr>
          <w:b/>
          <w:b/>
        </w:rPr>
      </w:pPr>
      <w:r>
        <w:rPr>
          <w:b/>
        </w:rPr>
      </w:r>
    </w:p>
    <w:p>
      <w:pPr>
        <w:pStyle w:val="Head"/>
        <w:spacing w:before="0" w:after="0"/>
        <w:jc w:val="left"/>
        <w:rPr>
          <w:sz w:val="24"/>
          <w:szCs w:val="24"/>
        </w:rPr>
      </w:pPr>
      <w:r>
        <w:rPr>
          <w:sz w:val="24"/>
          <w:szCs w:val="24"/>
        </w:rPr>
        <w:t>Materials and Methods</w:t>
      </w:r>
    </w:p>
    <w:p>
      <w:pPr>
        <w:pStyle w:val="Normal"/>
        <w:rPr/>
      </w:pPr>
      <w:r>
        <w:rPr/>
        <w:t>In January 2021, we conducted controlled experiments during the day in a sound-proof room to investigate the effects of sound on snake behaviour and movement.</w:t>
      </w:r>
      <w:del w:id="430" w:author="Timothy Staples" w:date="2021-07-02T09:47:20Z">
        <w:r>
          <w:rPr/>
          <w:delText xml:space="preserve"> </w:delText>
        </w:r>
      </w:del>
    </w:p>
    <w:p>
      <w:pPr>
        <w:pStyle w:val="Normal"/>
        <w:rPr/>
      </w:pPr>
      <w:r>
        <w:rPr/>
      </w:r>
    </w:p>
    <w:p>
      <w:pPr>
        <w:pStyle w:val="Heading3"/>
        <w:spacing w:lineRule="auto" w:line="240"/>
        <w:rPr>
          <w:rFonts w:ascii="Times New Roman" w:hAnsi="Times New Roman" w:cs="Times New Roman"/>
        </w:rPr>
      </w:pPr>
      <w:r>
        <w:rPr>
          <w:rFonts w:cs="Times New Roman" w:ascii="Times New Roman" w:hAnsi="Times New Roman"/>
        </w:rPr>
        <w:t>The snakes</w:t>
      </w:r>
    </w:p>
    <w:p>
      <w:pPr>
        <w:pStyle w:val="Normal"/>
        <w:rPr/>
      </w:pPr>
      <w:r>
        <w:rPr/>
        <w:t>We included 19 captive, adult, Australian snakes across five genera (Table 1). Our snakes ranged in morphological body shapes and foraging types, including active foragers, ambush predators, arboreal dwellers, and constrictor feeders.</w:t>
      </w:r>
    </w:p>
    <w:p>
      <w:pPr>
        <w:pStyle w:val="Normal"/>
        <w:rPr/>
      </w:pPr>
      <w:r>
        <w:rPr/>
      </w:r>
    </w:p>
    <w:p>
      <w:pPr>
        <w:pStyle w:val="Normal"/>
        <w:rPr/>
      </w:pPr>
      <w:r>
        <w:rPr/>
        <w:t xml:space="preserve">We used captive snakes rather than ‘wild’ snakes because we only had access to captive snakes. Snakes were </w:t>
      </w:r>
      <w:r>
        <w:rPr>
          <w:rFonts w:ascii="Calibri" w:hAnsi="Calibri" w:cs="Calibri"/>
        </w:rPr>
        <w:t>﻿</w:t>
      </w:r>
      <w:r>
        <w:rPr/>
        <w:t xml:space="preserve">kept at 27–28ºC (tested four times daily using a laser thermometer), provided with water </w:t>
      </w:r>
      <w:r>
        <w:rPr>
          <w:i/>
          <w:iCs/>
        </w:rPr>
        <w:t>ad libitum</w:t>
      </w:r>
      <w:r>
        <w:rPr/>
        <w:t xml:space="preserve"> and maintained on a diet of pre-killed mice prior to the experimental period. All snakes were fed on the same day prior to experiments (10 days prior), and none were fed during the study, ensuring any venom-load-related differences in behaviour </w:t>
      </w:r>
      <w:r>
        <w:fldChar w:fldCharType="begin"/>
      </w:r>
      <w:r>
        <w:rPr/>
        <w:instrText>ADDIN CSL_CITATION {"citationItems":[{"id":"ITEM-1","itemData":{"DOI":"10.1016/j.toxicon.2021.06.003","ISBN":"0000000280","ISSN":"00410101","author":[{"dropping-particle":"","family":"Piao","given":"Yige","non-dropping-particle":"","parse-names":false,"suffix":""},{"dropping-particle":"","family":"Yao","given":"Ge","non-dropping-particle":"","parse-names":false,"suffix":""},{"dropping-particle":"","family":"Jiang","given":"Hui","non-dropping-particle":"","parse-names":false,"suffix":""},{"dropping-particle":"","family":"Huang","given":"Song","non-dropping-particle":"","parse-names":false,"suffix":""},{"dropping-particle":"","family":"Huang","given":"Feng","non-dropping-particle":"","parse-names":false,"suffix":""},{"dropping-particle":"","family":"Tang","given":"Yezhong","non-dropping-particle":"","parse-names":false,"suffix":""},{"dropping-particle":"","family":"Liu","given":"Yang","non-dropping-particle":"","parse-names":false,"suffix":""},{"dropping-particle":"","family":"Chen","given":"Qin","non-dropping-particle":"","parse-names":false,"suffix":""}],"container-title":"Toxicon","id":"ITEM-1","issued":{"date-parts":[["2021"]]},"publisher":"Elsevier Ltd","title":"Do pit vipers assess their venom? Defensive tactics of &lt;i&gt;Deinagkistrodon acutus&lt;/i&gt; shift with changed venom reserve","type":"article-journal"},"uris":["http://www.mendeley.com/documents/?uuid=7aa18bc2-8855-4dd8-bc4b-527b4d798863"]},{"id":"ITEM-2","itemData":{"DOI":"10.1037/0735-7036.101.4.387","ISSN":"0735-7036","abstract":"The effect of having eaten a large meal (50% of body weight) on the defensive behavior of juvenile garter snakes (Thamnophis sirtalis) was investigated. Twenty-five 10-wk-old snakes were tested for antipredator responses (strikes) directed toward a threatening stimulus (moving and nonmoving human hand) before and after having eaten a large worm segment. Snakes directed significantly (p&lt;.001) more strikes at both moving and nonmoving stimuli when tested 4 hr after feeding, but the number of snakes fleeing from the stimuli was not affected. (PsycINFO Database Record (c) 2008 APA, all rights reserved)","author":[{"dropping-particle":"","family":"Herzog","given":"Harold A.","non-dropping-particle":"","parse-names":false,"suffix":""},{"dropping-particle":"","family":"Bailey","given":"Bonnie D.","non-dropping-particle":"","parse-names":false,"suffix":""}],"container-title":"Journal of Comparative Psychology","id":"ITEM-2","issue":"4","issued":{"date-parts":[["1987"]]},"page":"387-389","title":"Development of antipredator responses in snakes: II. Effects of recent feeding on defensive behaviors of juvenile garter snakes (&lt;i&gt;Thamnophis sirtalis&lt;/i&gt;).","type":"article-journal","volume":"101"},"uris":["http://www.mendeley.com/documents/?uuid=cb5d2c53-facc-481c-9d39-56ac6064d926"]}],"mendeley":{"formattedCitation":"(Piao et al. 2021; Herzog et al. 1987)","plainTextFormattedCitation":"(Piao et al. 2021; Herzog et al. 1987)","previouslyFormattedCitation":"(Piao et al. 2021; Herzog et al. 1987)"},"properties":{"noteIndex":0},"schema":"https://github.com/citation-style-language/schema/raw/master/csl-citation.json"}</w:instrText>
      </w:r>
      <w:r>
        <w:rPr/>
      </w:r>
      <w:r>
        <w:rPr/>
        <w:fldChar w:fldCharType="separate"/>
      </w:r>
      <w:r>
        <w:rPr/>
        <w:t>(Piao et al. 2021; Herzog et al. 1987)</w:t>
      </w:r>
      <w:r>
        <w:rPr/>
      </w:r>
      <w:r>
        <w:rPr/>
        <w:fldChar w:fldCharType="end"/>
      </w:r>
      <w:r>
        <w:rPr/>
        <w:t xml:space="preserve"> were eliminated as a confounding variable. </w:t>
      </w:r>
    </w:p>
    <w:p>
      <w:pPr>
        <w:pStyle w:val="Normal"/>
        <w:rPr/>
      </w:pPr>
      <w:r>
        <w:rPr/>
      </w:r>
    </w:p>
    <w:p>
      <w:pPr>
        <w:sectPr>
          <w:footerReference w:type="default" r:id="rId6"/>
          <w:type w:val="nextPage"/>
          <w:pgSz w:w="11906" w:h="16838"/>
          <w:pgMar w:left="1440" w:right="1440" w:header="0" w:top="1440" w:footer="708" w:bottom="1440" w:gutter="0"/>
          <w:lnNumType w:countBy="1" w:restart="continuous" w:distance="283"/>
          <w:pgNumType w:fmt="decimal"/>
          <w:formProt w:val="false"/>
          <w:textDirection w:val="lrTb"/>
          <w:docGrid w:type="default" w:linePitch="360" w:charSpace="8192"/>
        </w:sectPr>
        <w:pStyle w:val="Normal"/>
        <w:rPr/>
      </w:pPr>
      <w:r>
        <w:rPr/>
        <w:t>All care, testing, and transport of animals from their permanent residence to the testing location conformed to federal regulations and institutional guidelines for research with venomous snakes and were approved by Biosecurity (Biosecurity QLD Permit #PRID000343) and the QUT Animal Ethics Committee (Approval #</w:t>
      </w:r>
      <w:r>
        <w:rPr>
          <w:lang w:val="en-GB"/>
        </w:rPr>
        <w:t>2000000816</w:t>
      </w:r>
      <w:r>
        <w:rPr/>
        <w:t>).</w:t>
      </w:r>
    </w:p>
    <w:tbl>
      <w:tblPr>
        <w:tblW w:w="13740" w:type="dxa"/>
        <w:jc w:val="left"/>
        <w:tblInd w:w="0" w:type="dxa"/>
        <w:tblLayout w:type="fixed"/>
        <w:tblCellMar>
          <w:top w:w="0" w:type="dxa"/>
          <w:left w:w="108" w:type="dxa"/>
          <w:bottom w:w="0" w:type="dxa"/>
          <w:right w:w="108" w:type="dxa"/>
        </w:tblCellMar>
      </w:tblPr>
      <w:tblGrid>
        <w:gridCol w:w="1754"/>
        <w:gridCol w:w="2877"/>
        <w:gridCol w:w="2796"/>
        <w:gridCol w:w="518"/>
        <w:gridCol w:w="1308"/>
        <w:gridCol w:w="1020"/>
        <w:gridCol w:w="1636"/>
        <w:gridCol w:w="1831"/>
      </w:tblGrid>
      <w:tr>
        <w:trPr>
          <w:trHeight w:val="700" w:hRule="atLeast"/>
        </w:trPr>
        <w:tc>
          <w:tcPr>
            <w:tcW w:w="1754" w:type="dxa"/>
            <w:tcBorders>
              <w:bottom w:val="double" w:sz="6" w:space="0" w:color="000000"/>
            </w:tcBorders>
            <w:vAlign w:val="bottom"/>
          </w:tcPr>
          <w:p>
            <w:pPr>
              <w:pStyle w:val="Normal"/>
              <w:widowControl w:val="false"/>
              <w:rPr>
                <w:rFonts w:ascii="Calibri" w:hAnsi="Calibri"/>
                <w:b/>
                <w:b/>
                <w:bCs/>
                <w:color w:val="000000"/>
              </w:rPr>
            </w:pPr>
            <w:r>
              <w:rPr>
                <w:rFonts w:ascii="Calibri" w:hAnsi="Calibri"/>
                <w:b/>
                <w:bCs/>
                <w:color w:val="000000"/>
              </w:rPr>
              <w:t>Snake name</w:t>
            </w:r>
          </w:p>
        </w:tc>
        <w:tc>
          <w:tcPr>
            <w:tcW w:w="2877" w:type="dxa"/>
            <w:tcBorders>
              <w:bottom w:val="double" w:sz="6" w:space="0" w:color="000000"/>
            </w:tcBorders>
            <w:vAlign w:val="bottom"/>
          </w:tcPr>
          <w:p>
            <w:pPr>
              <w:pStyle w:val="Normal"/>
              <w:widowControl w:val="false"/>
              <w:rPr>
                <w:rFonts w:ascii="Calibri" w:hAnsi="Calibri"/>
                <w:b/>
                <w:b/>
                <w:bCs/>
                <w:color w:val="000000"/>
              </w:rPr>
            </w:pPr>
            <w:r>
              <w:rPr>
                <w:rFonts w:ascii="Calibri" w:hAnsi="Calibri"/>
                <w:b/>
                <w:bCs/>
                <w:color w:val="000000"/>
              </w:rPr>
              <w:t>Species</w:t>
            </w:r>
          </w:p>
        </w:tc>
        <w:tc>
          <w:tcPr>
            <w:tcW w:w="2796" w:type="dxa"/>
            <w:tcBorders>
              <w:bottom w:val="double" w:sz="6" w:space="0" w:color="000000"/>
            </w:tcBorders>
            <w:vAlign w:val="bottom"/>
          </w:tcPr>
          <w:p>
            <w:pPr>
              <w:pStyle w:val="Normal"/>
              <w:widowControl w:val="false"/>
              <w:rPr>
                <w:rFonts w:ascii="Calibri" w:hAnsi="Calibri"/>
                <w:b/>
                <w:b/>
                <w:bCs/>
                <w:color w:val="000000"/>
              </w:rPr>
            </w:pPr>
            <w:r>
              <w:rPr>
                <w:rFonts w:ascii="Calibri" w:hAnsi="Calibri"/>
                <w:b/>
                <w:bCs/>
                <w:color w:val="000000"/>
              </w:rPr>
              <w:t>Common name</w:t>
            </w:r>
          </w:p>
        </w:tc>
        <w:tc>
          <w:tcPr>
            <w:tcW w:w="518" w:type="dxa"/>
            <w:tcBorders>
              <w:bottom w:val="double" w:sz="6" w:space="0" w:color="000000"/>
            </w:tcBorders>
            <w:vAlign w:val="bottom"/>
          </w:tcPr>
          <w:p>
            <w:pPr>
              <w:pStyle w:val="Normal"/>
              <w:widowControl w:val="false"/>
              <w:jc w:val="center"/>
              <w:rPr>
                <w:rFonts w:ascii="Calibri" w:hAnsi="Calibri"/>
                <w:b/>
                <w:b/>
                <w:bCs/>
                <w:color w:val="000000"/>
              </w:rPr>
            </w:pPr>
            <w:r>
              <w:rPr>
                <w:rFonts w:ascii="Calibri" w:hAnsi="Calibri"/>
                <w:b/>
                <w:bCs/>
                <w:color w:val="000000"/>
              </w:rPr>
              <w:t>Sex</w:t>
            </w:r>
          </w:p>
        </w:tc>
        <w:tc>
          <w:tcPr>
            <w:tcW w:w="1308" w:type="dxa"/>
            <w:tcBorders>
              <w:bottom w:val="double" w:sz="6" w:space="0" w:color="000000"/>
            </w:tcBorders>
            <w:vAlign w:val="bottom"/>
          </w:tcPr>
          <w:p>
            <w:pPr>
              <w:pStyle w:val="Normal"/>
              <w:widowControl w:val="false"/>
              <w:jc w:val="center"/>
              <w:rPr>
                <w:rFonts w:ascii="Calibri" w:hAnsi="Calibri"/>
                <w:b/>
                <w:b/>
                <w:bCs/>
                <w:color w:val="000000"/>
              </w:rPr>
            </w:pPr>
            <w:r>
              <w:rPr>
                <w:rFonts w:ascii="Calibri" w:hAnsi="Calibri"/>
                <w:b/>
                <w:bCs/>
                <w:color w:val="000000"/>
              </w:rPr>
              <w:t>Total length</w:t>
            </w:r>
          </w:p>
        </w:tc>
        <w:tc>
          <w:tcPr>
            <w:tcW w:w="1020" w:type="dxa"/>
            <w:tcBorders>
              <w:bottom w:val="double" w:sz="6" w:space="0" w:color="000000"/>
            </w:tcBorders>
            <w:vAlign w:val="bottom"/>
          </w:tcPr>
          <w:p>
            <w:pPr>
              <w:pStyle w:val="Normal"/>
              <w:widowControl w:val="false"/>
              <w:jc w:val="center"/>
              <w:rPr>
                <w:rFonts w:ascii="Calibri" w:hAnsi="Calibri"/>
                <w:b/>
                <w:b/>
                <w:bCs/>
                <w:color w:val="000000"/>
              </w:rPr>
            </w:pPr>
            <w:r>
              <w:rPr>
                <w:rFonts w:ascii="Calibri" w:hAnsi="Calibri"/>
                <w:b/>
                <w:bCs/>
                <w:color w:val="000000"/>
              </w:rPr>
              <w:t>Age (years)</w:t>
            </w:r>
          </w:p>
        </w:tc>
        <w:tc>
          <w:tcPr>
            <w:tcW w:w="1636" w:type="dxa"/>
            <w:tcBorders>
              <w:bottom w:val="double" w:sz="6" w:space="0" w:color="000000"/>
            </w:tcBorders>
            <w:vAlign w:val="bottom"/>
          </w:tcPr>
          <w:p>
            <w:pPr>
              <w:pStyle w:val="Normal"/>
              <w:widowControl w:val="false"/>
              <w:rPr>
                <w:rFonts w:ascii="Calibri" w:hAnsi="Calibri"/>
                <w:b/>
                <w:b/>
                <w:bCs/>
                <w:color w:val="000000"/>
              </w:rPr>
            </w:pPr>
            <w:r>
              <w:rPr>
                <w:rFonts w:ascii="Calibri" w:hAnsi="Calibri"/>
                <w:b/>
                <w:bCs/>
                <w:color w:val="000000"/>
              </w:rPr>
              <w:t>Foraging mode</w:t>
            </w:r>
          </w:p>
        </w:tc>
        <w:tc>
          <w:tcPr>
            <w:tcW w:w="1831" w:type="dxa"/>
            <w:tcBorders>
              <w:bottom w:val="double" w:sz="6" w:space="0" w:color="000000"/>
            </w:tcBorders>
            <w:vAlign w:val="bottom"/>
          </w:tcPr>
          <w:p>
            <w:pPr>
              <w:pStyle w:val="Normal"/>
              <w:widowControl w:val="false"/>
              <w:jc w:val="center"/>
              <w:rPr>
                <w:rFonts w:ascii="Calibri" w:hAnsi="Calibri"/>
                <w:b/>
                <w:b/>
                <w:bCs/>
                <w:color w:val="000000"/>
              </w:rPr>
            </w:pPr>
            <w:r>
              <w:rPr>
                <w:rFonts w:ascii="Calibri" w:hAnsi="Calibri"/>
                <w:b/>
                <w:bCs/>
                <w:color w:val="000000"/>
              </w:rPr>
              <w:t>Individual temperament</w:t>
            </w:r>
          </w:p>
        </w:tc>
      </w:tr>
      <w:tr>
        <w:trPr>
          <w:trHeight w:val="340" w:hRule="atLeast"/>
        </w:trPr>
        <w:tc>
          <w:tcPr>
            <w:tcW w:w="1754" w:type="dxa"/>
            <w:tcBorders/>
            <w:vAlign w:val="bottom"/>
          </w:tcPr>
          <w:p>
            <w:pPr>
              <w:pStyle w:val="Normal"/>
              <w:widowControl w:val="false"/>
              <w:rPr>
                <w:rFonts w:ascii="Calibri" w:hAnsi="Calibri"/>
                <w:color w:val="000000"/>
              </w:rPr>
            </w:pPr>
            <w:r>
              <w:rPr>
                <w:rFonts w:ascii="Calibri" w:hAnsi="Calibri"/>
                <w:color w:val="000000"/>
              </w:rPr>
              <w:t>Squishy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2.2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22</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domesticated</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Boss</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1.8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14</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Fibonacci</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1.6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11</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Lower Jaw</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1.1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4</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Mawa</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1.1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4</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Lumpy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Oxyuranus scutellatus</w:t>
            </w:r>
          </w:p>
        </w:tc>
        <w:tc>
          <w:tcPr>
            <w:tcW w:w="2796" w:type="dxa"/>
            <w:tcBorders/>
            <w:vAlign w:val="bottom"/>
          </w:tcPr>
          <w:p>
            <w:pPr>
              <w:pStyle w:val="Normal"/>
              <w:widowControl w:val="false"/>
              <w:rPr>
                <w:rFonts w:ascii="Calibri" w:hAnsi="Calibri"/>
                <w:color w:val="000000"/>
              </w:rPr>
            </w:pPr>
            <w:r>
              <w:rPr>
                <w:rFonts w:ascii="Calibri" w:hAnsi="Calibri"/>
                <w:color w:val="000000"/>
              </w:rPr>
              <w:t>Coastal Taipan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1.4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11</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Upgrade</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Pseudonaja textilis</w:t>
            </w:r>
          </w:p>
        </w:tc>
        <w:tc>
          <w:tcPr>
            <w:tcW w:w="2796" w:type="dxa"/>
            <w:tcBorders/>
            <w:vAlign w:val="bottom"/>
          </w:tcPr>
          <w:p>
            <w:pPr>
              <w:pStyle w:val="Normal"/>
              <w:widowControl w:val="false"/>
              <w:rPr>
                <w:rFonts w:ascii="Calibri" w:hAnsi="Calibri"/>
                <w:color w:val="000000"/>
              </w:rPr>
            </w:pPr>
            <w:r>
              <w:rPr>
                <w:rFonts w:ascii="Calibri" w:hAnsi="Calibri"/>
                <w:color w:val="000000"/>
              </w:rPr>
              <w:t>Eastern Brown Snake</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1.8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12</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El Diablo</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Pseudonaja affinis</w:t>
            </w:r>
          </w:p>
        </w:tc>
        <w:tc>
          <w:tcPr>
            <w:tcW w:w="2796" w:type="dxa"/>
            <w:tcBorders/>
            <w:vAlign w:val="bottom"/>
          </w:tcPr>
          <w:p>
            <w:pPr>
              <w:pStyle w:val="Normal"/>
              <w:widowControl w:val="false"/>
              <w:rPr>
                <w:rFonts w:ascii="Calibri" w:hAnsi="Calibri"/>
                <w:color w:val="000000"/>
              </w:rPr>
            </w:pPr>
            <w:r>
              <w:rPr>
                <w:rFonts w:ascii="Calibri" w:hAnsi="Calibri"/>
                <w:color w:val="000000"/>
              </w:rPr>
              <w:t>Dugite</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1.2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15</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Mr Naughty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Pseudonaja affinis</w:t>
            </w:r>
          </w:p>
        </w:tc>
        <w:tc>
          <w:tcPr>
            <w:tcW w:w="2796" w:type="dxa"/>
            <w:tcBorders/>
            <w:vAlign w:val="bottom"/>
          </w:tcPr>
          <w:p>
            <w:pPr>
              <w:pStyle w:val="Normal"/>
              <w:widowControl w:val="false"/>
              <w:rPr>
                <w:rFonts w:ascii="Calibri" w:hAnsi="Calibri"/>
                <w:color w:val="000000"/>
              </w:rPr>
            </w:pPr>
            <w:r>
              <w:rPr>
                <w:rFonts w:ascii="Calibri" w:hAnsi="Calibri"/>
                <w:color w:val="000000"/>
              </w:rPr>
              <w:t>Dugite</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1.2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15</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active</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domesticated</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Perth Girl</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Acanthophis antarcticus</w:t>
            </w:r>
          </w:p>
        </w:tc>
        <w:tc>
          <w:tcPr>
            <w:tcW w:w="2796" w:type="dxa"/>
            <w:tcBorders/>
            <w:vAlign w:val="bottom"/>
          </w:tcPr>
          <w:p>
            <w:pPr>
              <w:pStyle w:val="Normal"/>
              <w:widowControl w:val="false"/>
              <w:rPr>
                <w:rFonts w:ascii="Calibri" w:hAnsi="Calibri"/>
                <w:color w:val="000000"/>
              </w:rPr>
            </w:pPr>
            <w:r>
              <w:rPr>
                <w:rFonts w:ascii="Calibri" w:hAnsi="Calibri"/>
                <w:color w:val="000000"/>
              </w:rPr>
              <w:t>Common Death Adder</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350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6</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ambush</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unknown</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Briggs</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Acanthophis antarcticus</w:t>
            </w:r>
          </w:p>
        </w:tc>
        <w:tc>
          <w:tcPr>
            <w:tcW w:w="2796" w:type="dxa"/>
            <w:tcBorders/>
            <w:vAlign w:val="bottom"/>
          </w:tcPr>
          <w:p>
            <w:pPr>
              <w:pStyle w:val="Normal"/>
              <w:widowControl w:val="false"/>
              <w:rPr>
                <w:rFonts w:ascii="Calibri" w:hAnsi="Calibri"/>
                <w:color w:val="000000"/>
              </w:rPr>
            </w:pPr>
            <w:r>
              <w:rPr>
                <w:rFonts w:ascii="Calibri" w:hAnsi="Calibri"/>
                <w:color w:val="000000"/>
              </w:rPr>
              <w:t>Common Death Adder</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400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8</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ambush</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unknown</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Glory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Acanthophis antarcticus</w:t>
            </w:r>
          </w:p>
        </w:tc>
        <w:tc>
          <w:tcPr>
            <w:tcW w:w="2796" w:type="dxa"/>
            <w:tcBorders/>
            <w:vAlign w:val="bottom"/>
          </w:tcPr>
          <w:p>
            <w:pPr>
              <w:pStyle w:val="Normal"/>
              <w:widowControl w:val="false"/>
              <w:rPr>
                <w:rFonts w:ascii="Calibri" w:hAnsi="Calibri"/>
                <w:color w:val="000000"/>
              </w:rPr>
            </w:pPr>
            <w:r>
              <w:rPr>
                <w:rFonts w:ascii="Calibri" w:hAnsi="Calibri"/>
                <w:color w:val="000000"/>
              </w:rPr>
              <w:t>Common Death Adder</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400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6</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ambush</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unknown</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Dull Sister</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Acanthophis rugosus</w:t>
            </w:r>
          </w:p>
        </w:tc>
        <w:tc>
          <w:tcPr>
            <w:tcW w:w="2796" w:type="dxa"/>
            <w:tcBorders/>
            <w:vAlign w:val="bottom"/>
          </w:tcPr>
          <w:p>
            <w:pPr>
              <w:pStyle w:val="Normal"/>
              <w:widowControl w:val="false"/>
              <w:rPr>
                <w:rFonts w:ascii="Calibri" w:hAnsi="Calibri"/>
                <w:color w:val="000000"/>
              </w:rPr>
            </w:pPr>
            <w:r>
              <w:rPr>
                <w:rFonts w:ascii="Calibri" w:hAnsi="Calibri"/>
                <w:color w:val="000000"/>
              </w:rPr>
              <w:t>Rough-scaled Death Adder</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600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7</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ambush</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unknown</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Bright Sister</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Acanthophis rugosus</w:t>
            </w:r>
          </w:p>
        </w:tc>
        <w:tc>
          <w:tcPr>
            <w:tcW w:w="2796" w:type="dxa"/>
            <w:tcBorders/>
            <w:vAlign w:val="bottom"/>
          </w:tcPr>
          <w:p>
            <w:pPr>
              <w:pStyle w:val="Normal"/>
              <w:widowControl w:val="false"/>
              <w:rPr>
                <w:rFonts w:ascii="Calibri" w:hAnsi="Calibri"/>
                <w:color w:val="000000"/>
              </w:rPr>
            </w:pPr>
            <w:r>
              <w:rPr>
                <w:rFonts w:ascii="Calibri" w:hAnsi="Calibri"/>
                <w:color w:val="000000"/>
              </w:rPr>
              <w:t>Rough-scaled Death Adder</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600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7</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ambush</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unknown</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Bitey Boy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Aspidites ramsayi</w:t>
            </w:r>
          </w:p>
        </w:tc>
        <w:tc>
          <w:tcPr>
            <w:tcW w:w="2796" w:type="dxa"/>
            <w:tcBorders/>
            <w:vAlign w:val="bottom"/>
          </w:tcPr>
          <w:p>
            <w:pPr>
              <w:pStyle w:val="Normal"/>
              <w:widowControl w:val="false"/>
              <w:rPr>
                <w:rFonts w:ascii="Calibri" w:hAnsi="Calibri"/>
                <w:color w:val="000000"/>
              </w:rPr>
            </w:pPr>
            <w:r>
              <w:rPr>
                <w:rFonts w:ascii="Calibri" w:hAnsi="Calibri"/>
                <w:color w:val="000000"/>
              </w:rPr>
              <w:t>Woma Python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10</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constriction</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domesticated</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Dorsal Girl</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Aspidites ramsayi</w:t>
            </w:r>
          </w:p>
        </w:tc>
        <w:tc>
          <w:tcPr>
            <w:tcW w:w="2796" w:type="dxa"/>
            <w:tcBorders/>
            <w:vAlign w:val="bottom"/>
          </w:tcPr>
          <w:p>
            <w:pPr>
              <w:pStyle w:val="Normal"/>
              <w:widowControl w:val="false"/>
              <w:rPr>
                <w:rFonts w:ascii="Calibri" w:hAnsi="Calibri"/>
                <w:color w:val="000000"/>
              </w:rPr>
            </w:pPr>
            <w:r>
              <w:rPr>
                <w:rFonts w:ascii="Calibri" w:hAnsi="Calibri"/>
                <w:color w:val="000000"/>
              </w:rPr>
              <w:t>Woma Python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f</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1 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10</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constriction</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domesticated</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Elapid Boy</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Aspidites ramsayi</w:t>
            </w:r>
          </w:p>
        </w:tc>
        <w:tc>
          <w:tcPr>
            <w:tcW w:w="2796" w:type="dxa"/>
            <w:tcBorders/>
            <w:vAlign w:val="bottom"/>
          </w:tcPr>
          <w:p>
            <w:pPr>
              <w:pStyle w:val="Normal"/>
              <w:widowControl w:val="false"/>
              <w:rPr>
                <w:rFonts w:ascii="Calibri" w:hAnsi="Calibri"/>
                <w:color w:val="000000"/>
              </w:rPr>
            </w:pPr>
            <w:r>
              <w:rPr>
                <w:rFonts w:ascii="Calibri" w:hAnsi="Calibri"/>
                <w:color w:val="000000"/>
              </w:rPr>
              <w:t>Woma Python</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900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8</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constriction</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alert</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Casper</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Hoplocephalus bitorquatus</w:t>
            </w:r>
          </w:p>
        </w:tc>
        <w:tc>
          <w:tcPr>
            <w:tcW w:w="2796" w:type="dxa"/>
            <w:tcBorders/>
            <w:vAlign w:val="bottom"/>
          </w:tcPr>
          <w:p>
            <w:pPr>
              <w:pStyle w:val="Normal"/>
              <w:widowControl w:val="false"/>
              <w:rPr>
                <w:rFonts w:ascii="Calibri" w:hAnsi="Calibri"/>
                <w:color w:val="000000"/>
              </w:rPr>
            </w:pPr>
            <w:r>
              <w:rPr>
                <w:rFonts w:ascii="Calibri" w:hAnsi="Calibri"/>
                <w:color w:val="000000"/>
              </w:rPr>
              <w:t>Pale-headed Snake</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350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5</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arboreal</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moderate</w:t>
            </w:r>
          </w:p>
        </w:tc>
      </w:tr>
      <w:tr>
        <w:trPr>
          <w:trHeight w:val="320" w:hRule="atLeast"/>
        </w:trPr>
        <w:tc>
          <w:tcPr>
            <w:tcW w:w="1754" w:type="dxa"/>
            <w:tcBorders/>
            <w:vAlign w:val="bottom"/>
          </w:tcPr>
          <w:p>
            <w:pPr>
              <w:pStyle w:val="Normal"/>
              <w:widowControl w:val="false"/>
              <w:rPr>
                <w:rFonts w:ascii="Calibri" w:hAnsi="Calibri"/>
                <w:color w:val="000000"/>
              </w:rPr>
            </w:pPr>
            <w:r>
              <w:rPr>
                <w:rFonts w:ascii="Calibri" w:hAnsi="Calibri"/>
                <w:color w:val="000000"/>
              </w:rPr>
              <w:t>Chris' Hoplo</w:t>
            </w:r>
          </w:p>
        </w:tc>
        <w:tc>
          <w:tcPr>
            <w:tcW w:w="2877" w:type="dxa"/>
            <w:tcBorders/>
            <w:vAlign w:val="bottom"/>
          </w:tcPr>
          <w:p>
            <w:pPr>
              <w:pStyle w:val="Normal"/>
              <w:widowControl w:val="false"/>
              <w:rPr>
                <w:rFonts w:ascii="Calibri" w:hAnsi="Calibri"/>
                <w:i/>
                <w:i/>
                <w:iCs/>
                <w:color w:val="000000"/>
              </w:rPr>
            </w:pPr>
            <w:r>
              <w:rPr>
                <w:rFonts w:ascii="Calibri" w:hAnsi="Calibri"/>
                <w:i/>
                <w:iCs/>
                <w:color w:val="000000"/>
              </w:rPr>
              <w:t>Hoplocephalus bitorquatus</w:t>
            </w:r>
          </w:p>
        </w:tc>
        <w:tc>
          <w:tcPr>
            <w:tcW w:w="2796" w:type="dxa"/>
            <w:tcBorders/>
            <w:vAlign w:val="bottom"/>
          </w:tcPr>
          <w:p>
            <w:pPr>
              <w:pStyle w:val="Normal"/>
              <w:widowControl w:val="false"/>
              <w:rPr>
                <w:rFonts w:ascii="Calibri" w:hAnsi="Calibri"/>
                <w:color w:val="000000"/>
              </w:rPr>
            </w:pPr>
            <w:r>
              <w:rPr>
                <w:rFonts w:ascii="Calibri" w:hAnsi="Calibri"/>
                <w:color w:val="000000"/>
              </w:rPr>
              <w:t>Pale-headed Snake</w:t>
            </w:r>
          </w:p>
        </w:tc>
        <w:tc>
          <w:tcPr>
            <w:tcW w:w="518" w:type="dxa"/>
            <w:tcBorders/>
            <w:vAlign w:val="bottom"/>
          </w:tcPr>
          <w:p>
            <w:pPr>
              <w:pStyle w:val="Normal"/>
              <w:widowControl w:val="false"/>
              <w:jc w:val="center"/>
              <w:rPr>
                <w:rFonts w:ascii="Calibri" w:hAnsi="Calibri"/>
                <w:color w:val="000000"/>
              </w:rPr>
            </w:pPr>
            <w:r>
              <w:rPr>
                <w:rFonts w:ascii="Calibri" w:hAnsi="Calibri"/>
                <w:color w:val="000000"/>
              </w:rPr>
              <w:t>m</w:t>
            </w:r>
          </w:p>
        </w:tc>
        <w:tc>
          <w:tcPr>
            <w:tcW w:w="1308" w:type="dxa"/>
            <w:tcBorders/>
            <w:vAlign w:val="bottom"/>
          </w:tcPr>
          <w:p>
            <w:pPr>
              <w:pStyle w:val="Normal"/>
              <w:widowControl w:val="false"/>
              <w:jc w:val="center"/>
              <w:rPr>
                <w:rFonts w:ascii="Calibri" w:hAnsi="Calibri"/>
                <w:color w:val="000000"/>
              </w:rPr>
            </w:pPr>
            <w:r>
              <w:rPr>
                <w:rFonts w:ascii="Calibri" w:hAnsi="Calibri"/>
                <w:color w:val="000000"/>
              </w:rPr>
              <w:t>380 mm</w:t>
            </w:r>
          </w:p>
        </w:tc>
        <w:tc>
          <w:tcPr>
            <w:tcW w:w="1020" w:type="dxa"/>
            <w:tcBorders/>
            <w:vAlign w:val="bottom"/>
          </w:tcPr>
          <w:p>
            <w:pPr>
              <w:pStyle w:val="Normal"/>
              <w:widowControl w:val="false"/>
              <w:jc w:val="center"/>
              <w:rPr>
                <w:rFonts w:ascii="Calibri" w:hAnsi="Calibri"/>
                <w:color w:val="000000"/>
              </w:rPr>
            </w:pPr>
            <w:r>
              <w:rPr>
                <w:rFonts w:ascii="Calibri" w:hAnsi="Calibri"/>
                <w:color w:val="000000"/>
              </w:rPr>
              <w:t>7</w:t>
            </w:r>
          </w:p>
        </w:tc>
        <w:tc>
          <w:tcPr>
            <w:tcW w:w="1636" w:type="dxa"/>
            <w:tcBorders/>
            <w:vAlign w:val="bottom"/>
          </w:tcPr>
          <w:p>
            <w:pPr>
              <w:pStyle w:val="Normal"/>
              <w:widowControl w:val="false"/>
              <w:jc w:val="center"/>
              <w:rPr>
                <w:rFonts w:ascii="Calibri" w:hAnsi="Calibri"/>
                <w:color w:val="000000"/>
              </w:rPr>
            </w:pPr>
            <w:r>
              <w:rPr>
                <w:rFonts w:ascii="Calibri" w:hAnsi="Calibri"/>
                <w:color w:val="000000"/>
              </w:rPr>
              <w:t>arboreal</w:t>
            </w:r>
          </w:p>
        </w:tc>
        <w:tc>
          <w:tcPr>
            <w:tcW w:w="1831" w:type="dxa"/>
            <w:tcBorders/>
            <w:vAlign w:val="bottom"/>
          </w:tcPr>
          <w:p>
            <w:pPr>
              <w:pStyle w:val="Normal"/>
              <w:widowControl w:val="false"/>
              <w:jc w:val="center"/>
              <w:rPr>
                <w:rFonts w:ascii="Calibri" w:hAnsi="Calibri"/>
                <w:color w:val="000000"/>
              </w:rPr>
            </w:pPr>
            <w:r>
              <w:rPr>
                <w:rFonts w:ascii="Calibri" w:hAnsi="Calibri"/>
                <w:color w:val="000000"/>
              </w:rPr>
              <w:t>moderate</w:t>
            </w:r>
          </w:p>
        </w:tc>
      </w:tr>
    </w:tbl>
    <w:p>
      <w:pPr>
        <w:pStyle w:val="Normal"/>
        <w:rPr>
          <w:b/>
          <w:b/>
          <w:bCs/>
        </w:rPr>
      </w:pPr>
      <w:commentRangeStart w:id="7"/>
      <w:r>
        <w:rPr>
          <w:b/>
          <w:bCs/>
        </w:rPr>
        <w:t xml:space="preserve"> </w:t>
      </w:r>
      <w:r>
        <w:rPr>
          <w:b/>
          <w:bCs/>
        </w:rPr>
        <w:t>Table 1. Individual snakes included in the study and their foraging modes*.</w:t>
        <w:tab/>
        <w:tab/>
        <w:tab/>
        <w:tab/>
        <w:tab/>
        <w:tab/>
        <w:tab/>
        <w:tab/>
        <w:tab/>
        <w:tab/>
        <w:tab/>
      </w:r>
      <w:ins w:id="431" w:author="Timothy Staples" w:date="2021-07-02T09:48:21Z">
        <w:r>
          <w:rPr>
            <w:b/>
            <w:bCs/>
          </w:rPr>
        </w:r>
      </w:ins>
      <w:commentRangeEnd w:id="7"/>
      <w:r>
        <w:commentReference w:id="7"/>
      </w:r>
      <w:r>
        <w:rPr>
          <w:b/>
          <w:bCs/>
        </w:rPr>
        <w:tab/>
        <w:tab/>
        <w:tab/>
        <w:tab/>
        <w:tab/>
      </w:r>
    </w:p>
    <w:p>
      <w:pPr>
        <w:pStyle w:val="Normal"/>
        <w:rPr>
          <w:b/>
          <w:b/>
          <w:bCs/>
        </w:rPr>
      </w:pPr>
      <w:r>
        <w:rPr>
          <w:b/>
          <w:bCs/>
        </w:rPr>
      </w:r>
    </w:p>
    <w:p>
      <w:pPr>
        <w:pStyle w:val="Normal"/>
        <w:rPr/>
      </w:pPr>
      <w:r>
        <w:rPr>
          <w:b/>
          <w:bCs/>
        </w:rPr>
        <w:t>*</w:t>
      </w:r>
      <w:r>
        <w:fldChar w:fldCharType="begin"/>
      </w:r>
      <w:r>
        <w:rPr/>
        <w:instrText>ADDIN CSL_CITATION {"citationItems":[{"id":"ITEM-1","itemData":{"author":[{"dropping-particle":"","family":"Bruton","given":"M.J.","non-dropping-particle":"","parse-names":false,"suffix":""}],"container-title":"Memoirs of the Queensland Museum - Nature","id":"ITEM-1","issue":"2","issued":{"date-parts":[["2013"]]},"page":"313-329","title":"Arboreality, excavation, and active foraging: Novel observations of radiotracked woma pythons &lt;i&gt;Aspidites ramsayi&lt;/i&gt;","type":"article-journal","volume":"56"},"uris":["http://www.mendeley.com/documents/?uuid=c83da034-6f68-4afb-b286-a4198effcf2b"]},{"id":"ITEM-2","itemData":{"author":[{"dropping-particle":"","family":"Shine","given":"R","non-dropping-particle":"","parse-names":false,"suffix":""}],"id":"ITEM-2","issued":{"date-parts":[["1991"]]},"publisher":"Imago Productions","publisher-place":"Singapore","title":"Australian snakes: A natural history","type":"book"},"uris":["http://www.mendeley.com/documents/?uuid=c8fc3504-c0fe-4478-87a6-161038726dbf"]},{"id":"ITEM-3","itemData":{"DOI":"10.2307/1444714","ISSN":"00458511","abstract":"Broad-headed snakes (Hoplocephalus spp.) are unusual among Australian ela- pids in being arboreal. Dissection of 332 specimens provided data on body sizes, sexual size dimorphism, food habits, reproductive cycles, fecundities and prob- able growth rates. Females grow larger than males in all three Hoplocephalus species. H. bitorquatus feeds mainly on arboreal pelodryadid frogs, II. bungaroid.es on lizards, andH. stephensi on lizards, mice and frogs. All species are viviparous, with ovulation occurring in late spring and birth in late summer. Young at birth are large (SVL 20 cm) relative to maternal size (SVL 50 to 70 cm), and litters are small (usually 4 to 6 young). Size-frequency distributions suggest sexual matu- ration at 3 to 4 years of age in H. bitorquatus. Most adult female Hoplocephalus reproduce only once every two years, or less often. Compilation of published data on snake faunas of several continents reveals that a) food habits of arboreal and terrestrial snakes usually are similar; b) ar- boreality is more common in some taxonomic groups (e.g, colubrids) than in others (e.g. elapids); and c) the proportion of arboreal species in a snake fauna is highly correlated with annual precipitation. These findings may explain why arboreality is rare in Australian snakes.","author":[{"dropping-particle":"","family":"Shine","given":"Richard","non-dropping-particle":"","parse-names":false,"suffix":""}],"container-title":"Copeia","id":"ITEM-3","issue":"1","issued":{"date-parts":[["1983"]]},"page":"198","title":"Arboreality in snakes: Ecology of the Australian Elapid genus &lt;i&gt;Hoplocephalus&lt;/i&gt;","type":"article-journal","volume":"1983"},"uris":["http://www.mendeley.com/documents/?uuid=bd09241a-b755-4927-ae2f-95fd736b0352"]},{"id":"ITEM-4","itemData":{"DOI":"10.1111/j.1365-2435.2008.01466.x","ISBN":"0269-8463","ISSN":"02698463","PMID":"125","abstract":"Ambush foragers that attract prey via luring provide an opportunity to examine how a predator's behaviour influences its dietary composition. Australian death adders (Acanthophis praelongus, Elapidae) are heavy-bodied ambush foragers with broad diets; the snake's modified tail-tip is waved to attract prey. Female adders have shorter tails than males, but longer terminal spines. We videotaped captive snakes interacting with potential prey items (lizards and frogs) to document which prey types elicit luring, and which respond by approaching the lure. To clarify prey responses, we controlled lure size and colour by attaching snake tails (removed from dead adders) to a machine that waved the tail-tip in a manner similar to a live snake. Individual adders differed in luring behaviour, and the type of tail-tip movement (undulatory vs. straightline) influenced rates and duration of luring bouts. Lure movement was essential to attract lizards, and small lures were more effective than larger ones; the greater effectiveness of small lures may explain why caudal luring tends to be more common in juvenile snakes than in larger conspecifics. Death adders lured more vigorously to lizards than to frogs, and lizards were more likely to approach the lure. Thus, luring in death adders mostly enables these snakes to capture lizards; frogs (also an important dietary component in the field) must be caught another way. An ambush predator's overall dietary composition, as well as ontogenetic changes in that composition, thus depend upon both lure characteristics and prey responses.","author":[{"dropping-particle":"","family":"Hagman","given":"M.","non-dropping-particle":"","parse-names":false,"suffix":""},{"dropping-particle":"","family":"Phillips","given":"B. L.","non-dropping-particle":"","parse-names":false,"suffix":""},{"dropping-particle":"","family":"Shine","given":"R.","non-dropping-particle":"","parse-names":false,"suffix":""}],"container-title":"Functional Ecology","id":"ITEM-4","issue":"6","issued":{"date-parts":[["2008"]]},"page":"1134-1139","title":"Tails of enticement: Caudal luring by an ambush-foraging snake (&lt;i&gt;Acanthophis praelongus&lt;/i&gt;, Elapidae)","type":"article-journal","volume":"22"},"uris":["http://www.mendeley.com/documents/?uuid=8559564a-3b38-45ff-b5fe-c89eaddda2b1"]}],"mendeley":{"formattedCitation":"(Bruton 2013; Shine 1991; Shine 1983; Hagman et al. 2008)","plainTextFormattedCitation":"(Bruton 2013; Shine 1991; Shine 1983; Hagman et al. 2008)","previouslyFormattedCitation":"(Bruton 2013; Shine 1991; Shine 1983; Hagman et al. 2008)"},"properties":{"noteIndex":0},"schema":"https://github.com/citation-style-language/schema/raw/master/csl-citation.json"}</w:instrText>
      </w:r>
      <w:r>
        <w:rPr/>
      </w:r>
      <w:r>
        <w:rPr/>
        <w:fldChar w:fldCharType="separate"/>
      </w:r>
      <w:r>
        <w:rPr/>
      </w:r>
      <w:r>
        <w:rPr>
          <w:bCs/>
        </w:rPr>
        <w:t>(Bruton 2013; Shine 1991; Shine 1983; Hagman et al. 2008)</w:t>
      </w:r>
      <w:r>
        <w:rPr/>
      </w:r>
      <w:r>
        <w:rPr/>
        <w:fldChar w:fldCharType="end"/>
      </w:r>
      <w:r>
        <w:rPr>
          <w:b/>
          <w:bCs/>
        </w:rPr>
        <w:t>.</w:t>
      </w:r>
    </w:p>
    <w:p>
      <w:pPr>
        <w:pStyle w:val="Normal"/>
        <w:rPr>
          <w:b/>
          <w:b/>
          <w:bCs/>
        </w:rPr>
      </w:pPr>
      <w:r>
        <w:rPr>
          <w:b/>
          <w:bCs/>
        </w:rPr>
      </w:r>
    </w:p>
    <w:p>
      <w:pPr>
        <w:sectPr>
          <w:footerReference w:type="default" r:id="rId7"/>
          <w:type w:val="nextPage"/>
          <w:pgSz w:orient="landscape" w:w="16838" w:h="11906"/>
          <w:pgMar w:left="1440" w:right="1440" w:header="0" w:top="1440" w:footer="708" w:bottom="1440" w:gutter="0"/>
          <w:lnNumType w:countBy="1" w:restart="continuous" w:distance="283"/>
          <w:pgNumType w:fmt="decimal"/>
          <w:formProt w:val="false"/>
          <w:textDirection w:val="lrTb"/>
          <w:docGrid w:type="default" w:linePitch="360" w:charSpace="8192"/>
        </w:sectPr>
        <w:pStyle w:val="Normal"/>
        <w:rPr/>
      </w:pPr>
      <w:r>
        <w:rPr/>
      </w:r>
    </w:p>
    <w:p>
      <w:pPr>
        <w:pStyle w:val="Normal"/>
        <w:rPr/>
      </w:pPr>
      <w:r>
        <w:rPr/>
      </w:r>
    </w:p>
    <w:p>
      <w:pPr>
        <w:pStyle w:val="Heading3"/>
        <w:spacing w:lineRule="auto" w:line="240"/>
        <w:rPr>
          <w:rFonts w:ascii="Times New Roman" w:hAnsi="Times New Roman" w:cs="Times New Roman"/>
        </w:rPr>
      </w:pPr>
      <w:r>
        <w:rPr>
          <w:rFonts w:cs="Times New Roman" w:ascii="Times New Roman" w:hAnsi="Times New Roman"/>
        </w:rPr>
        <w:t>The sounds</w:t>
      </w:r>
    </w:p>
    <w:p>
      <w:pPr>
        <w:pStyle w:val="Normal"/>
        <w:rPr/>
      </w:pPr>
      <w:r>
        <w:rPr/>
        <w:t xml:space="preserve">Since we included a broader array of species than has previously been tested, we included a broader frequency range than was previously shown to evoke brain electrical responses from snakes </w:t>
      </w:r>
      <w:r>
        <w:fldChar w:fldCharType="begin"/>
      </w:r>
      <w:r>
        <w:rPr/>
        <w:instrText>ADDIN CSL_CITATION {"citationItems":[{"id":"ITEM-1","itemData":{"ISSN":"00220949","PMID":"12200411","abstract":"In order to test the hypothesis that snakes can not only perceive airborne sounds, but also respond to them, an acoustic isolation chamber was designed and constructed to perform best within the 150-450Hz range in which snakes perceive sound. Suspended within this acoustic chamber was a steel mesh basket designed to minimize the potential for groundborne vibrations. A synthesized tone was created out of 20 different 150ms sounds, each separated by a 50ms period of silence; the acoustic energy of each of the 20 sounds was concentrated between 200-400Hz, and each sound included frequency modulation. The trial stimuli were presented to western diamondback rattlesnakes Crotalus atrox at a level 5-10dB above their perception threshold. Four significant behavioural responses were observed upon stimulus presentation: cessation of body movements, reduction or cessation of tongue flicking, rapid jerks of the head and rattling. At least one significant behavioural response was observed in 92% of the behavioural trials. This study provides the first experimental evidence that snakes can respond behaviourally to airborne sounds.","author":[{"dropping-particle":"","family":"Young","given":"Bruce A.","non-dropping-particle":"","parse-names":false,"suffix":""},{"dropping-particle":"","family":"Aguiar","given":"Amie","non-dropping-particle":"","parse-names":false,"suffix":""}],"container-title":"Journal of Experimental Biology","id":"ITEM-1","issue":"19","issued":{"date-parts":[["2002"]]},"page":"3087-3092","title":"Response of western diamondback rattlesnakes &lt;i&gt;Crotalus atrox&lt;/i&gt; to airborne sounds","type":"article-journal","volume":"205"},"uris":["http://www.mendeley.com/documents/?uuid=96e9b2f8-b0d8-448a-873e-d9441124c3b5"]},{"id":"ITEM-2","itemData":{"DOI":"10.1242/jeb.062539","ISSN":"00220949","PMID":"22189777","abstract":"Snakes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Biology","id":"ITEM-2","issue":"2","issued":{"date-parts":[["2012"]]},"note":"All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regius&lt;/i&gt;","type":"article-journal","volume":"215"},"uris":["http://www.mendeley.com/documents/?uuid=a3955159-6f7b-4917-9f1c-2df2e194d5ac"]}],"mendeley":{"formattedCitation":"(Young &amp; Aguiar 2002; Christensen et al. 2012)","plainTextFormattedCitation":"(Young &amp; Aguiar 2002; Christensen et al. 2012)","previouslyFormattedCitation":"(Young &amp; Aguiar 2002; Christensen et al. 2012)"},"properties":{"noteIndex":0},"schema":"https://github.com/citation-style-language/schema/raw/master/csl-citation.json"}</w:instrText>
      </w:r>
      <w:r>
        <w:rPr/>
      </w:r>
      <w:r>
        <w:rPr/>
        <w:fldChar w:fldCharType="separate"/>
      </w:r>
      <w:r>
        <w:rPr/>
        <w:t>(Young &amp; Aguiar 2002; Christensen et al. 2012)</w:t>
      </w:r>
      <w:r>
        <w:rPr/>
      </w:r>
      <w:r>
        <w:rPr/>
        <w:fldChar w:fldCharType="end"/>
      </w:r>
      <w:r>
        <w:rPr/>
        <w:t>.</w:t>
      </w:r>
    </w:p>
    <w:p>
      <w:pPr>
        <w:pStyle w:val="Normal"/>
        <w:rPr/>
      </w:pPr>
      <w:del w:id="433" w:author="Timothy Staples" w:date="2021-07-02T09:49:04Z">
        <w:r>
          <w:rPr/>
          <w:delText xml:space="preserve"> </w:delText>
        </w:r>
      </w:del>
    </w:p>
    <w:p>
      <w:pPr>
        <w:pStyle w:val="Normal"/>
        <w:rPr/>
      </w:pPr>
      <w:r>
        <w:rPr/>
        <w:t>The sounds were generated by filtering pink noise. Pink noise is a random signal, filtered to have equal energy per octave. To keep the energy constant over octaves, additional 24db/octave low-pass and high-pass filters were used to restrict each frequency range. Pink noise was also used due to previous research showing elevated sensitivity to low frequencies (Christensen et al., 2012).</w:t>
      </w:r>
    </w:p>
    <w:p>
      <w:pPr>
        <w:pStyle w:val="Normal"/>
        <w:rPr/>
      </w:pPr>
      <w:r>
        <w:rPr/>
      </w:r>
    </w:p>
    <w:p>
      <w:pPr>
        <w:pStyle w:val="Normal"/>
        <w:rPr/>
      </w:pPr>
      <w:r>
        <w:rPr/>
        <w:t>Filtering via a low-pass and high-pass filter was applied at the following ranges:</w:t>
      </w:r>
    </w:p>
    <w:p>
      <w:pPr>
        <w:pStyle w:val="Normal"/>
        <w:numPr>
          <w:ilvl w:val="0"/>
          <w:numId w:val="2"/>
        </w:numPr>
        <w:ind w:left="2061" w:right="1649" w:hanging="360"/>
        <w:rPr/>
      </w:pPr>
      <w:r>
        <w:rPr/>
        <w:t>0-150Hz.  A 24db/octave low pass filter was applied at 150 Hz</w:t>
      </w:r>
    </w:p>
    <w:p>
      <w:pPr>
        <w:pStyle w:val="Normal"/>
        <w:numPr>
          <w:ilvl w:val="0"/>
          <w:numId w:val="2"/>
        </w:numPr>
        <w:ind w:left="2061" w:right="1649" w:hanging="360"/>
        <w:rPr/>
      </w:pPr>
      <w:r>
        <w:rPr/>
        <w:t>150- 300 Hz - A 24db/octave high pass filter was applied at 150 Hz and a 24db/octave low pass filter applied at 300hz</w:t>
      </w:r>
    </w:p>
    <w:p>
      <w:pPr>
        <w:pStyle w:val="Normal"/>
        <w:numPr>
          <w:ilvl w:val="0"/>
          <w:numId w:val="2"/>
        </w:numPr>
        <w:ind w:left="2061" w:right="1649" w:hanging="360"/>
        <w:rPr/>
      </w:pPr>
      <w:r>
        <w:rPr/>
        <w:t>300-450 Hz - A 24db/octave high pass filter was applied at 300 Hz and a 24db/octave low pass filter applied at 450hz</w:t>
      </w:r>
    </w:p>
    <w:p>
      <w:pPr>
        <w:pStyle w:val="Normal"/>
        <w:rPr/>
      </w:pPr>
      <w:r>
        <w:rPr/>
      </w:r>
    </w:p>
    <w:p>
      <w:pPr>
        <w:pStyle w:val="Normal"/>
        <w:rPr>
          <w:del w:id="435" w:author="Timothy Staples" w:date="2021-07-02T09:50:40Z"/>
        </w:rPr>
      </w:pPr>
      <w:del w:id="434" w:author="Timothy Staples" w:date="2021-07-02T09:50:40Z">
        <w:r>
          <w:rPr/>
        </w:r>
      </w:del>
    </w:p>
    <w:p>
      <w:pPr>
        <w:pStyle w:val="Normal"/>
        <w:rPr/>
      </w:pPr>
      <w:r>
        <w:rPr/>
        <w:t>We played airborne sounds from three speakers at a combined loudness of 85 ± 0.5 decibels (calibrated daily using a sound meter level (Dick Smith Electronics, Q1362) with a C weighting for consistent calibrated loudness). This level is 10–30dB louder than previous work (Wever and Vernon, 1960; Young and Aguiar, 2002) due to the relatively large (4.9 x 4.9m) room and testing area (2.4 x 2.4 m) in which we conducted the trials.</w:t>
      </w:r>
    </w:p>
    <w:p>
      <w:pPr>
        <w:pStyle w:val="Normal"/>
        <w:rPr>
          <w:shd w:fill="C0C0C0" w:val="clear"/>
        </w:rPr>
      </w:pPr>
      <w:r>
        <w:rPr>
          <w:shd w:fill="C0C0C0" w:val="clear"/>
        </w:rPr>
      </w:r>
    </w:p>
    <w:p>
      <w:pPr>
        <w:pStyle w:val="Heading3"/>
        <w:spacing w:lineRule="auto" w:line="240"/>
        <w:rPr>
          <w:rFonts w:ascii="Times New Roman" w:hAnsi="Times New Roman" w:cs="Times New Roman"/>
        </w:rPr>
      </w:pPr>
      <w:r>
        <w:rPr>
          <w:rFonts w:cs="Times New Roman" w:ascii="Times New Roman" w:hAnsi="Times New Roman"/>
        </w:rPr>
        <w:t>The room</w:t>
      </w:r>
    </w:p>
    <w:p>
      <w:pPr>
        <w:pStyle w:val="Normal"/>
        <w:rPr/>
      </w:pPr>
      <w:r>
        <w:rPr/>
        <w:t>Behavioural experiments were conducted in a 4.8 x 4.9 m sound-proof room at 27–28ºC, within the snakes’ normal activity range. The room was set up as two mirrored halves, with a total of six speakers on the floor surrounding and facing the snake hutch (60 x 60 x 40 (w x l x h)) in the middle of the room (</w:t>
      </w:r>
      <w:commentRangeStart w:id="8"/>
      <w:r>
        <w:rPr/>
        <w:t>Figure 1)</w:t>
      </w:r>
      <w:ins w:id="436" w:author="Timothy Staples" w:date="2021-07-02T09:51:10Z">
        <w:r>
          <w:rPr/>
        </w:r>
      </w:ins>
      <w:commentRangeEnd w:id="8"/>
      <w:r>
        <w:commentReference w:id="8"/>
      </w:r>
      <w:r>
        <w:rPr/>
        <w:t xml:space="preserve">. Speakers were buffered at their base with a 3cm layer of dense acoustic foam (Auralex Acoustic Foam) to limit vibrations from transmitting through the floor to keep the sounds airborne. The speakers were 1.7 m speakers away from the centre point of the room, and the edge of the snake hutch was placed at 1.2 m from the speakers for each trial. </w:t>
      </w:r>
    </w:p>
    <w:p>
      <w:pPr>
        <w:pStyle w:val="Normal"/>
        <w:rPr/>
      </w:pPr>
      <w:r>
        <w:rPr/>
      </w:r>
    </w:p>
    <w:p>
      <w:pPr>
        <w:pStyle w:val="Heading3"/>
        <w:spacing w:lineRule="auto" w:line="240"/>
        <w:rPr>
          <w:rFonts w:ascii="Times New Roman" w:hAnsi="Times New Roman" w:cs="Times New Roman"/>
        </w:rPr>
      </w:pPr>
      <w:r>
        <w:rPr>
          <w:rFonts w:cs="Times New Roman" w:ascii="Times New Roman" w:hAnsi="Times New Roman"/>
        </w:rPr>
        <w:t>The trials</w:t>
      </w:r>
    </w:p>
    <w:p>
      <w:pPr>
        <w:pStyle w:val="Normal"/>
        <w:rPr/>
      </w:pPr>
      <w:r>
        <w:rPr/>
        <w:t>Trials were conducted in January, which is an active-period month for Australian snakes. All trials were conducted during daytime because all the included snake species are either diurnal or known to be occasionally active diurnally. A 10%-bleach cleaning solution was used to clean the floor between trials. Prior to beginning experimental trials, one snake at a time was given one 5-minute period of familiarization to freely explore the room.</w:t>
      </w:r>
    </w:p>
    <w:p>
      <w:pPr>
        <w:pStyle w:val="Normal"/>
        <w:rPr/>
      </w:pPr>
      <w:r>
        <w:rPr/>
      </w:r>
    </w:p>
    <w:p>
      <w:pPr>
        <w:pStyle w:val="Normal"/>
        <w:rPr/>
      </w:pPr>
      <w:r>
        <w:rPr/>
        <w:t xml:space="preserve">Trials included a 30 second settling period for the snake inside a snake hutch, then a 30 second period of either sound or no sound for the controls. </w:t>
      </w:r>
      <w:del w:id="437" w:author="Timothy Staples" w:date="2021-07-02T09:54:24Z">
        <w:r>
          <w:rPr/>
          <w:delText xml:space="preserve">Which </w:delText>
        </w:r>
      </w:del>
      <w:ins w:id="438" w:author="Timothy Staples" w:date="2021-07-02T09:54:25Z">
        <w:r>
          <w:rPr>
            <w:rFonts w:eastAsia="Calibri" w:cs="Times New Roman"/>
            <w:color w:val="auto"/>
            <w:kern w:val="0"/>
            <w:sz w:val="20"/>
            <w:szCs w:val="20"/>
            <w:lang w:val="en-US" w:eastAsia="en-US" w:bidi="ar-SA"/>
          </w:rPr>
          <w:t xml:space="preserve">We randomized the </w:t>
        </w:r>
      </w:ins>
      <w:r>
        <w:rPr/>
        <w:t xml:space="preserve">side of the room </w:t>
      </w:r>
      <w:del w:id="439" w:author="Timothy Staples" w:date="2021-07-02T09:54:30Z">
        <w:r>
          <w:rPr/>
          <w:delText xml:space="preserve">in which </w:delText>
        </w:r>
      </w:del>
      <w:r>
        <w:rPr/>
        <w:t>the sound played from during each tria</w:t>
      </w:r>
      <w:del w:id="440" w:author="Timothy Staples" w:date="2021-07-02T09:54:36Z">
        <w:r>
          <w:rPr/>
          <w:delText xml:space="preserve">l was randomised. </w:delText>
        </w:r>
      </w:del>
      <w:ins w:id="441" w:author="Timothy Staples" w:date="2021-07-02T09:54:35Z">
        <w:r>
          <w:rPr/>
          <w:t>l, as well as randomizing</w:t>
        </w:r>
      </w:ins>
      <w:ins w:id="442" w:author="Timothy Staples" w:date="2021-07-02T09:54:35Z">
        <w:r>
          <w:rPr/>
          <w:t xml:space="preserve"> </w:t>
        </w:r>
      </w:ins>
      <w:del w:id="443" w:author="Timothy Staples" w:date="2021-07-02T09:54:42Z">
        <w:r>
          <w:rPr/>
          <w:delText xml:space="preserve">We randomized </w:delText>
        </w:r>
      </w:del>
      <w:r>
        <w:rPr/>
        <w:t>the order of snakes per block (replicate) of treatment</w:t>
      </w:r>
      <w:ins w:id="444" w:author="Timothy Staples" w:date="2021-07-02T09:54:55Z">
        <w:r>
          <w:rPr/>
          <w:t>.</w:t>
        </w:r>
      </w:ins>
      <w:del w:id="445" w:author="Timothy Staples" w:date="2021-07-02T09:54:56Z">
        <w:r>
          <w:rPr/>
          <w:delText>,</w:delText>
        </w:r>
      </w:del>
      <w:ins w:id="446" w:author="Timothy Staples" w:date="2021-07-02T09:54:56Z">
        <w:r>
          <w:rPr/>
          <w:t xml:space="preserve"> </w:t>
        </w:r>
      </w:ins>
      <w:ins w:id="447" w:author="Timothy Staples" w:date="2021-07-02T09:54:56Z">
        <w:r>
          <w:rPr/>
          <w:t>Across the study</w:t>
        </w:r>
      </w:ins>
      <w:r>
        <w:rPr/>
        <w:t xml:space="preserve"> </w:t>
      </w:r>
      <w:del w:id="448" w:author="Timothy Staples" w:date="2021-07-02T09:54:58Z">
        <w:r>
          <w:rPr/>
          <w:delText xml:space="preserve">with </w:delText>
        </w:r>
      </w:del>
      <w:r>
        <w:rPr/>
        <w:t xml:space="preserve">each snake </w:t>
      </w:r>
      <w:del w:id="449" w:author="Timothy Staples" w:date="2021-07-02T09:55:02Z">
        <w:r>
          <w:rPr/>
          <w:delText>receiving</w:delText>
        </w:r>
      </w:del>
      <w:ins w:id="450" w:author="Timothy Staples" w:date="2021-07-02T09:55:02Z">
        <w:r>
          <w:rPr>
            <w:rFonts w:eastAsia="Calibri" w:cs="Times New Roman"/>
            <w:color w:val="auto"/>
            <w:kern w:val="0"/>
            <w:sz w:val="20"/>
            <w:szCs w:val="20"/>
            <w:lang w:val="en-US" w:eastAsia="en-US" w:bidi="ar-SA"/>
          </w:rPr>
          <w:t>was exposed to</w:t>
        </w:r>
      </w:ins>
      <w:r>
        <w:rPr/>
        <w:t xml:space="preserve"> four replicates each of three sounds and negative control. For each period and trial, we quantified the response variables listed in Table 2, some of which were </w:t>
      </w:r>
      <w:r>
        <w:rPr>
          <w:color w:val="000000"/>
        </w:rPr>
        <w:t>adapted from Young &amp; Aguiar (2002)</w:t>
      </w:r>
      <w:r>
        <w:rPr/>
        <w:t>.</w:t>
      </w:r>
    </w:p>
    <w:p>
      <w:pPr>
        <w:pStyle w:val="Normal"/>
        <w:rPr/>
      </w:pPr>
      <w:r>
        <w:rPr/>
      </w:r>
    </w:p>
    <w:p>
      <w:pPr>
        <w:pStyle w:val="Normal"/>
        <w:rPr/>
      </w:pPr>
      <w:del w:id="451" w:author="Timothy Staples" w:date="2021-07-02T10:22:01Z">
        <w:r>
          <w:rPr/>
          <w:delText xml:space="preserve">Most studies underreport whether the data are collected blindly or not </w:delText>
        </w:r>
      </w:del>
      <w:del w:id="452" w:author="Timothy Staples" w:date="2021-07-02T10:21:54Z">
        <w:r>
          <w:rPr/>
          <w:delText>(Kardish et al., 2015)</w:delText>
        </w:r>
      </w:del>
      <w:del w:id="453" w:author="Timothy Staples" w:date="2021-07-02T10:22:03Z">
        <w:r>
          <w:rPr/>
          <w:delText>. To be clear, the present d</w:delText>
        </w:r>
      </w:del>
      <w:ins w:id="454" w:author="Timothy Staples" w:date="2021-07-02T10:22:03Z">
        <w:r>
          <w:rPr/>
          <w:t>D</w:t>
        </w:r>
      </w:ins>
      <w:r>
        <w:rPr/>
        <w:t>ata collection was not able to be blind due to various logistical constraints</w:t>
      </w:r>
      <w:ins w:id="455" w:author="Timothy Staples" w:date="2021-07-02T10:21:54Z">
        <w:r>
          <w:rPr/>
          <w:t xml:space="preserve"> (Kardish et al., 2015)</w:t>
        </w:r>
      </w:ins>
      <w:r>
        <w:rPr/>
        <w:t xml:space="preserve">. </w:t>
      </w:r>
      <w:commentRangeStart w:id="9"/>
      <w:r>
        <w:rPr/>
        <w:t>While most behaviors were too subtle to observe from video or from a distance without binoculars, many of the traits were straight forward to measure and not at risk of bias (e.g. hisses, head movement, periscoping), requiring little or no interpretation</w:t>
      </w:r>
      <w:ins w:id="456" w:author="Timothy Staples" w:date="2021-07-02T10:22:24Z">
        <w:r>
          <w:rPr/>
        </w:r>
      </w:ins>
      <w:commentRangeEnd w:id="9"/>
      <w:r>
        <w:commentReference w:id="9"/>
      </w:r>
      <w:r>
        <w:rPr/>
        <w:t>. In addition, all observed behaviour were categorical variables except one (body movement), which was collected by a dedicated individual and cross-checked by a different individual via video after each trial. Furthermore, we used five people to live collect data for a maximum of three infrequent variables (e.g. hissing, periscoping) collected per person, or one variable for frequent behaviours (i.e. tongue flicks, body movement).</w:t>
      </w:r>
      <w:r>
        <w:br w:type="page"/>
      </w:r>
    </w:p>
    <w:p>
      <w:pPr>
        <w:pStyle w:val="Normal"/>
        <w:rPr/>
      </w:pPr>
      <w:r>
        <w:rPr/>
      </w:r>
    </w:p>
    <w:tbl>
      <w:tblPr>
        <w:tblW w:w="7374" w:type="dxa"/>
        <w:jc w:val="left"/>
        <w:tblInd w:w="0" w:type="dxa"/>
        <w:tblLayout w:type="fixed"/>
        <w:tblCellMar>
          <w:top w:w="0" w:type="dxa"/>
          <w:left w:w="108" w:type="dxa"/>
          <w:bottom w:w="0" w:type="dxa"/>
          <w:right w:w="108" w:type="dxa"/>
        </w:tblCellMar>
      </w:tblPr>
      <w:tblGrid>
        <w:gridCol w:w="2086"/>
        <w:gridCol w:w="5288"/>
      </w:tblGrid>
      <w:tr>
        <w:trPr>
          <w:trHeight w:val="320" w:hRule="atLeast"/>
        </w:trPr>
        <w:tc>
          <w:tcPr>
            <w:tcW w:w="7374" w:type="dxa"/>
            <w:gridSpan w:val="2"/>
            <w:tcBorders/>
            <w:vAlign w:val="bottom"/>
          </w:tcPr>
          <w:p>
            <w:pPr>
              <w:pStyle w:val="Normal"/>
              <w:widowControl w:val="false"/>
              <w:rPr>
                <w:color w:val="000000"/>
              </w:rPr>
            </w:pPr>
            <w:r>
              <w:rPr>
                <w:b/>
                <w:bCs/>
                <w:color w:val="000000"/>
              </w:rPr>
              <w:t>Table 2</w:t>
            </w:r>
            <w:r>
              <w:rPr>
                <w:color w:val="000000"/>
              </w:rPr>
              <w:t xml:space="preserve">. </w:t>
            </w:r>
            <w:r>
              <w:rPr>
                <w:b/>
                <w:bCs/>
                <w:color w:val="000000"/>
              </w:rPr>
              <w:t xml:space="preserve">Nine </w:t>
            </w:r>
            <w:r>
              <w:rPr>
                <w:color w:val="000000"/>
              </w:rPr>
              <w:t>b</w:t>
            </w:r>
            <w:r>
              <w:rPr>
                <w:b/>
                <w:bCs/>
                <w:color w:val="000000"/>
              </w:rPr>
              <w:t>ehaviours recorded for snakes.</w:t>
            </w:r>
          </w:p>
        </w:tc>
      </w:tr>
      <w:tr>
        <w:trPr>
          <w:trHeight w:val="320" w:hRule="atLeast"/>
        </w:trPr>
        <w:tc>
          <w:tcPr>
            <w:tcW w:w="2086" w:type="dxa"/>
            <w:tcBorders>
              <w:top w:val="single" w:sz="4" w:space="0" w:color="000000"/>
              <w:bottom w:val="single" w:sz="4" w:space="0" w:color="000000"/>
            </w:tcBorders>
            <w:vAlign w:val="bottom"/>
          </w:tcPr>
          <w:p>
            <w:pPr>
              <w:pStyle w:val="Normal"/>
              <w:widowControl w:val="false"/>
              <w:rPr>
                <w:color w:val="000000"/>
              </w:rPr>
            </w:pPr>
            <w:r>
              <w:rPr>
                <w:color w:val="000000"/>
              </w:rPr>
              <w:t>Behaviour</w:t>
            </w:r>
          </w:p>
        </w:tc>
        <w:tc>
          <w:tcPr>
            <w:tcW w:w="5288" w:type="dxa"/>
            <w:tcBorders>
              <w:top w:val="single" w:sz="4" w:space="0" w:color="000000"/>
              <w:bottom w:val="single" w:sz="4" w:space="0" w:color="000000"/>
            </w:tcBorders>
            <w:vAlign w:val="bottom"/>
          </w:tcPr>
          <w:p>
            <w:pPr>
              <w:pStyle w:val="Normal"/>
              <w:widowControl w:val="false"/>
              <w:rPr>
                <w:color w:val="000000"/>
              </w:rPr>
            </w:pPr>
            <w:r>
              <w:rPr>
                <w:color w:val="000000"/>
              </w:rPr>
              <w:t>Description</w:t>
            </w:r>
          </w:p>
        </w:tc>
      </w:tr>
      <w:tr>
        <w:trPr>
          <w:trHeight w:val="680" w:hRule="atLeast"/>
        </w:trPr>
        <w:tc>
          <w:tcPr>
            <w:tcW w:w="2086" w:type="dxa"/>
            <w:tcBorders/>
          </w:tcPr>
          <w:p>
            <w:pPr>
              <w:pStyle w:val="Normal"/>
              <w:widowControl w:val="false"/>
              <w:rPr>
                <w:color w:val="000000"/>
              </w:rPr>
            </w:pPr>
            <w:r>
              <w:rPr>
                <w:color w:val="000000"/>
              </w:rPr>
              <w:t>Directional movement</w:t>
            </w:r>
          </w:p>
        </w:tc>
        <w:tc>
          <w:tcPr>
            <w:tcW w:w="5288" w:type="dxa"/>
            <w:tcBorders/>
          </w:tcPr>
          <w:p>
            <w:pPr>
              <w:pStyle w:val="Normal"/>
              <w:widowControl w:val="false"/>
              <w:rPr>
                <w:color w:val="000000"/>
              </w:rPr>
            </w:pPr>
            <w:r>
              <w:rPr>
                <w:color w:val="000000"/>
              </w:rPr>
              <w:t xml:space="preserve">The distance (cm), direction (toward, away, or orthogonal of the sound), and length of time (sec) in which the snake moves. Measured at the head. Body movement independent of head noted but not measured directly. </w:t>
            </w:r>
          </w:p>
          <w:p>
            <w:pPr>
              <w:pStyle w:val="Normal"/>
              <w:widowControl w:val="false"/>
              <w:rPr>
                <w:color w:val="000000"/>
              </w:rPr>
            </w:pPr>
            <w:r>
              <w:rPr>
                <w:color w:val="000000"/>
              </w:rPr>
            </w:r>
          </w:p>
        </w:tc>
      </w:tr>
      <w:tr>
        <w:trPr>
          <w:trHeight w:val="680" w:hRule="atLeast"/>
        </w:trPr>
        <w:tc>
          <w:tcPr>
            <w:tcW w:w="2086" w:type="dxa"/>
            <w:tcBorders/>
          </w:tcPr>
          <w:p>
            <w:pPr>
              <w:pStyle w:val="Normal"/>
              <w:widowControl w:val="false"/>
              <w:rPr>
                <w:color w:val="000000"/>
              </w:rPr>
            </w:pPr>
            <w:r>
              <w:rPr>
                <w:color w:val="000000"/>
              </w:rPr>
              <w:t xml:space="preserve">Cautionary exploratory </w:t>
            </w:r>
          </w:p>
          <w:p>
            <w:pPr>
              <w:pStyle w:val="Normal"/>
              <w:widowControl w:val="false"/>
              <w:rPr>
                <w:color w:val="000000"/>
              </w:rPr>
            </w:pPr>
            <w:r>
              <w:rPr>
                <w:color w:val="000000"/>
              </w:rPr>
              <w:t>movement</w:t>
            </w:r>
          </w:p>
        </w:tc>
        <w:tc>
          <w:tcPr>
            <w:tcW w:w="5288" w:type="dxa"/>
            <w:tcBorders/>
          </w:tcPr>
          <w:p>
            <w:pPr>
              <w:pStyle w:val="Normal"/>
              <w:widowControl w:val="false"/>
              <w:rPr>
                <w:color w:val="000000"/>
              </w:rPr>
            </w:pPr>
            <w:r>
              <w:rPr>
                <w:color w:val="000000"/>
              </w:rPr>
              <w:t>The first 1/3</w:t>
            </w:r>
            <w:r>
              <w:rPr>
                <w:color w:val="000000"/>
                <w:vertAlign w:val="superscript"/>
              </w:rPr>
              <w:t>rd</w:t>
            </w:r>
            <w:r>
              <w:rPr>
                <w:color w:val="000000"/>
              </w:rPr>
              <w:t xml:space="preserve"> of body moves in multiple directions while whole body travels no distance.</w:t>
            </w:r>
          </w:p>
        </w:tc>
      </w:tr>
      <w:tr>
        <w:trPr>
          <w:trHeight w:val="680" w:hRule="atLeast"/>
        </w:trPr>
        <w:tc>
          <w:tcPr>
            <w:tcW w:w="2086" w:type="dxa"/>
            <w:tcBorders/>
          </w:tcPr>
          <w:p>
            <w:pPr>
              <w:pStyle w:val="Normal"/>
              <w:widowControl w:val="false"/>
              <w:rPr>
                <w:color w:val="000000"/>
              </w:rPr>
            </w:pPr>
            <w:r>
              <w:rPr>
                <w:color w:val="000000"/>
              </w:rPr>
              <w:t>Tongue flicks</w:t>
            </w:r>
          </w:p>
        </w:tc>
        <w:tc>
          <w:tcPr>
            <w:tcW w:w="5288" w:type="dxa"/>
            <w:tcBorders/>
          </w:tcPr>
          <w:p>
            <w:pPr>
              <w:pStyle w:val="Normal"/>
              <w:widowControl w:val="false"/>
              <w:rPr>
                <w:color w:val="000000"/>
              </w:rPr>
            </w:pPr>
            <w:r>
              <w:rPr>
                <w:color w:val="000000"/>
              </w:rPr>
              <w:t>The number of times the tongue goes in and out of the mouth. One motion of the tongue in and out = 1.</w:t>
            </w:r>
          </w:p>
        </w:tc>
      </w:tr>
      <w:tr>
        <w:trPr>
          <w:trHeight w:val="680" w:hRule="atLeast"/>
        </w:trPr>
        <w:tc>
          <w:tcPr>
            <w:tcW w:w="2086" w:type="dxa"/>
            <w:tcBorders/>
          </w:tcPr>
          <w:p>
            <w:pPr>
              <w:pStyle w:val="Normal"/>
              <w:widowControl w:val="false"/>
              <w:rPr>
                <w:color w:val="000000"/>
              </w:rPr>
            </w:pPr>
            <w:r>
              <w:rPr>
                <w:color w:val="000000"/>
              </w:rPr>
              <w:t>‘</w:t>
            </w:r>
            <w:r>
              <w:rPr>
                <w:color w:val="000000"/>
              </w:rPr>
              <w:t>Freeze’ response</w:t>
            </w:r>
          </w:p>
        </w:tc>
        <w:tc>
          <w:tcPr>
            <w:tcW w:w="5288" w:type="dxa"/>
            <w:tcBorders/>
          </w:tcPr>
          <w:p>
            <w:pPr>
              <w:pStyle w:val="Normal"/>
              <w:widowControl w:val="false"/>
              <w:rPr>
                <w:color w:val="000000"/>
              </w:rPr>
            </w:pPr>
            <w:r>
              <w:rPr>
                <w:color w:val="000000"/>
              </w:rPr>
              <w:t xml:space="preserve">While snake is alert (head elevated and body tense), a sudden stop of body movement, not in relaxed posture. </w:t>
            </w:r>
          </w:p>
        </w:tc>
      </w:tr>
      <w:tr>
        <w:trPr>
          <w:trHeight w:val="680" w:hRule="atLeast"/>
        </w:trPr>
        <w:tc>
          <w:tcPr>
            <w:tcW w:w="2086" w:type="dxa"/>
            <w:tcBorders/>
          </w:tcPr>
          <w:p>
            <w:pPr>
              <w:pStyle w:val="Normal"/>
              <w:widowControl w:val="false"/>
              <w:rPr>
                <w:color w:val="000000"/>
              </w:rPr>
            </w:pPr>
            <w:r>
              <w:rPr>
                <w:color w:val="000000"/>
              </w:rPr>
              <w:t>Head jerks</w:t>
            </w:r>
          </w:p>
        </w:tc>
        <w:tc>
          <w:tcPr>
            <w:tcW w:w="5288" w:type="dxa"/>
            <w:tcBorders/>
          </w:tcPr>
          <w:p>
            <w:pPr>
              <w:pStyle w:val="Normal"/>
              <w:widowControl w:val="false"/>
              <w:rPr>
                <w:color w:val="000000"/>
              </w:rPr>
            </w:pPr>
            <w:r>
              <w:rPr>
                <w:color w:val="000000"/>
              </w:rPr>
              <w:t>Rapid lateral movements of the head independent body movement.</w:t>
            </w:r>
          </w:p>
        </w:tc>
      </w:tr>
      <w:tr>
        <w:trPr>
          <w:trHeight w:val="680" w:hRule="atLeast"/>
        </w:trPr>
        <w:tc>
          <w:tcPr>
            <w:tcW w:w="2086" w:type="dxa"/>
            <w:tcBorders/>
          </w:tcPr>
          <w:p>
            <w:pPr>
              <w:pStyle w:val="Normal"/>
              <w:widowControl w:val="false"/>
              <w:rPr>
                <w:color w:val="000000"/>
              </w:rPr>
            </w:pPr>
            <w:r>
              <w:rPr>
                <w:color w:val="000000"/>
              </w:rPr>
              <w:t>Hisses</w:t>
            </w:r>
          </w:p>
        </w:tc>
        <w:tc>
          <w:tcPr>
            <w:tcW w:w="5288" w:type="dxa"/>
            <w:tcBorders/>
          </w:tcPr>
          <w:p>
            <w:pPr>
              <w:pStyle w:val="Normal"/>
              <w:widowControl w:val="false"/>
              <w:rPr>
                <w:color w:val="000000"/>
              </w:rPr>
            </w:pPr>
            <w:r>
              <w:rPr>
                <w:color w:val="000000"/>
              </w:rPr>
              <w:t xml:space="preserve">Rapid exhalation of air through the mouth to make a hissing noise. </w:t>
            </w:r>
          </w:p>
        </w:tc>
      </w:tr>
      <w:tr>
        <w:trPr>
          <w:trHeight w:val="680" w:hRule="atLeast"/>
        </w:trPr>
        <w:tc>
          <w:tcPr>
            <w:tcW w:w="2086" w:type="dxa"/>
            <w:tcBorders/>
          </w:tcPr>
          <w:p>
            <w:pPr>
              <w:pStyle w:val="Normal"/>
              <w:widowControl w:val="false"/>
              <w:rPr>
                <w:color w:val="000000"/>
              </w:rPr>
            </w:pPr>
            <w:r>
              <w:rPr>
                <w:color w:val="000000"/>
              </w:rPr>
              <w:t>Dropping lower jaw</w:t>
            </w:r>
          </w:p>
        </w:tc>
        <w:tc>
          <w:tcPr>
            <w:tcW w:w="5288" w:type="dxa"/>
            <w:tcBorders/>
          </w:tcPr>
          <w:p>
            <w:pPr>
              <w:pStyle w:val="Normal"/>
              <w:widowControl w:val="false"/>
              <w:rPr>
                <w:color w:val="000000"/>
              </w:rPr>
            </w:pPr>
            <w:r>
              <w:rPr>
                <w:color w:val="000000"/>
              </w:rPr>
              <w:t>A distinctive drop of the lower jaw for a period, which exposes the fangs in a defensive manner.</w:t>
            </w:r>
          </w:p>
        </w:tc>
      </w:tr>
      <w:tr>
        <w:trPr>
          <w:trHeight w:val="680" w:hRule="atLeast"/>
        </w:trPr>
        <w:tc>
          <w:tcPr>
            <w:tcW w:w="2086" w:type="dxa"/>
            <w:tcBorders/>
          </w:tcPr>
          <w:p>
            <w:pPr>
              <w:pStyle w:val="Normal"/>
              <w:widowControl w:val="false"/>
              <w:rPr>
                <w:color w:val="000000"/>
              </w:rPr>
            </w:pPr>
            <w:r>
              <w:rPr>
                <w:color w:val="000000"/>
              </w:rPr>
              <w:t>Periscoping</w:t>
            </w:r>
          </w:p>
        </w:tc>
        <w:tc>
          <w:tcPr>
            <w:tcW w:w="5288" w:type="dxa"/>
            <w:tcBorders/>
          </w:tcPr>
          <w:p>
            <w:pPr>
              <w:pStyle w:val="Normal"/>
              <w:widowControl w:val="false"/>
              <w:rPr>
                <w:color w:val="000000"/>
              </w:rPr>
            </w:pPr>
            <w:r>
              <w:rPr>
                <w:color w:val="000000"/>
              </w:rPr>
              <w:t>Lifting of the head (and sometimes part of body) upwards with a 45º angle or greater.</w:t>
            </w:r>
          </w:p>
        </w:tc>
      </w:tr>
      <w:tr>
        <w:trPr>
          <w:trHeight w:val="375" w:hRule="atLeast"/>
        </w:trPr>
        <w:tc>
          <w:tcPr>
            <w:tcW w:w="2086" w:type="dxa"/>
            <w:tcBorders>
              <w:bottom w:val="single" w:sz="4" w:space="0" w:color="000000"/>
            </w:tcBorders>
          </w:tcPr>
          <w:p>
            <w:pPr>
              <w:pStyle w:val="Normal"/>
              <w:widowControl w:val="false"/>
              <w:rPr>
                <w:color w:val="000000"/>
              </w:rPr>
            </w:pPr>
            <w:r>
              <w:rPr>
                <w:color w:val="000000"/>
              </w:rPr>
              <w:t>Fixation behaviour</w:t>
            </w:r>
          </w:p>
        </w:tc>
        <w:tc>
          <w:tcPr>
            <w:tcW w:w="5288" w:type="dxa"/>
            <w:tcBorders>
              <w:bottom w:val="single" w:sz="4" w:space="0" w:color="000000"/>
            </w:tcBorders>
          </w:tcPr>
          <w:p>
            <w:pPr>
              <w:pStyle w:val="Normal"/>
              <w:widowControl w:val="false"/>
              <w:rPr>
                <w:color w:val="000000"/>
              </w:rPr>
            </w:pPr>
            <w:r>
              <w:rPr>
                <w:color w:val="000000"/>
              </w:rPr>
              <w:t xml:space="preserve">Head facing same direction while body moves laterally. </w:t>
            </w:r>
          </w:p>
        </w:tc>
      </w:tr>
      <w:tr>
        <w:trPr>
          <w:trHeight w:val="320" w:hRule="exact"/>
        </w:trPr>
        <w:tc>
          <w:tcPr>
            <w:tcW w:w="7374" w:type="dxa"/>
            <w:gridSpan w:val="2"/>
            <w:tcBorders/>
            <w:vAlign w:val="center"/>
          </w:tcPr>
          <w:p>
            <w:pPr>
              <w:pStyle w:val="Normal"/>
              <w:widowControl w:val="false"/>
              <w:rPr>
                <w:color w:val="000000"/>
              </w:rPr>
            </w:pPr>
            <w:r>
              <w:rPr>
                <w:color w:val="000000"/>
              </w:rPr>
            </w:r>
          </w:p>
        </w:tc>
      </w:tr>
    </w:tbl>
    <w:p>
      <w:pPr>
        <w:pStyle w:val="Normal"/>
        <w:rPr/>
      </w:pPr>
      <w:r>
        <w:rPr/>
      </w:r>
    </w:p>
    <w:p>
      <w:pPr>
        <w:pStyle w:val="Normal"/>
        <w:rPr/>
      </w:pPr>
      <w:r>
        <w:rPr/>
      </w:r>
    </w:p>
    <w:p>
      <w:pPr>
        <w:pStyle w:val="Heading3"/>
        <w:spacing w:lineRule="auto" w:line="240"/>
        <w:rPr>
          <w:rFonts w:ascii="Times New Roman" w:hAnsi="Times New Roman" w:cs="Times New Roman"/>
        </w:rPr>
      </w:pPr>
      <w:r>
        <w:rPr>
          <w:rFonts w:cs="Times New Roman" w:ascii="Times New Roman" w:hAnsi="Times New Roman"/>
        </w:rPr>
        <w:t>Statistical Analysis</w:t>
      </w:r>
    </w:p>
    <w:p>
      <w:pPr>
        <w:pStyle w:val="Normal"/>
        <w:rPr/>
      </w:pPr>
      <w:r>
        <w:rPr/>
        <w:t>All data processing and statistical analyses were conducted in R version 4.02 (R Development Core Team, 2018)⁠.</w:t>
      </w:r>
    </w:p>
    <w:p>
      <w:pPr>
        <w:pStyle w:val="Normal"/>
        <w:ind w:left="360" w:right="0" w:hanging="0"/>
        <w:rPr/>
      </w:pPr>
      <w:r>
        <w:rPr/>
      </w:r>
    </w:p>
    <w:p>
      <w:pPr>
        <w:pStyle w:val="Heading3"/>
        <w:spacing w:lineRule="auto" w:line="240"/>
        <w:rPr>
          <w:rFonts w:ascii="Times New Roman" w:hAnsi="Times New Roman" w:cs="Times New Roman"/>
        </w:rPr>
      </w:pPr>
      <w:r>
        <w:rPr>
          <w:rFonts w:cs="Times New Roman" w:ascii="Times New Roman" w:hAnsi="Times New Roman"/>
        </w:rPr>
        <w:t>Summarizing snake behavioral responses</w:t>
      </w:r>
    </w:p>
    <w:p>
      <w:pPr>
        <w:pStyle w:val="Normal"/>
        <w:ind w:left="360" w:right="0" w:hanging="0"/>
        <w:rPr>
          <w:b/>
          <w:b/>
          <w:bCs/>
        </w:rPr>
      </w:pPr>
      <w:r>
        <w:rPr>
          <w:b/>
          <w:bCs/>
        </w:rPr>
      </w:r>
    </w:p>
    <w:p>
      <w:pPr>
        <w:pStyle w:val="Normal"/>
        <w:ind w:left="360" w:right="0" w:hanging="0"/>
        <w:rPr/>
      </w:pPr>
      <w:r>
        <w:rPr/>
        <w:t>Defensive and cautious behaviors included six distinct behaviors: freezing, hissing, fixation, head jerks, lower jaw drops, periscoping and cautionary exploration</w:t>
      </w:r>
      <w:ins w:id="457" w:author="Timothy Staples" w:date="2021-07-02T10:24:36Z">
        <w:r>
          <w:rPr/>
          <w:t xml:space="preserve"> </w:t>
        </w:r>
      </w:ins>
      <w:ins w:id="458" w:author="Timothy Staples" w:date="2021-07-02T10:24:36Z">
        <w:r>
          <w:rPr/>
          <w:t>(Table 2)</w:t>
        </w:r>
      </w:ins>
      <w:r>
        <w:rPr/>
        <w:t>. We converted the sum of these for each trial into a binary variable, whether at least one defensive/cautious behavior occurred. This binary variable was modeled as a response variable in one of the probability models.</w:t>
      </w:r>
    </w:p>
    <w:p>
      <w:pPr>
        <w:pStyle w:val="Normal"/>
        <w:ind w:left="360" w:right="0" w:hanging="0"/>
        <w:rPr>
          <w:b/>
          <w:b/>
          <w:bCs/>
        </w:rPr>
      </w:pPr>
      <w:r>
        <w:rPr>
          <w:b/>
          <w:bCs/>
        </w:rPr>
      </w:r>
    </w:p>
    <w:p>
      <w:pPr>
        <w:pStyle w:val="Normal"/>
        <w:ind w:left="360" w:right="0" w:hanging="0"/>
        <w:rPr/>
      </w:pPr>
      <w:r>
        <w:rPr/>
        <w:t>Many snakes recorded small head movements during trials. We summed head movement in all directions to reflect the magnitude of movement. We observed a natural division between snakes with &lt; 20cm head movement and those with substantially larger movement. We divided movement into less than and greater than 20 cm binary categor</w:t>
      </w:r>
      <w:ins w:id="459" w:author="Timothy Staples" w:date="2021-07-02T10:24:51Z">
        <w:r>
          <w:rPr/>
          <w:t>ies</w:t>
        </w:r>
      </w:ins>
      <w:del w:id="460" w:author="Timothy Staples" w:date="2021-07-02T10:24:50Z">
        <w:r>
          <w:rPr/>
          <w:delText>y</w:delText>
        </w:r>
      </w:del>
      <w:r>
        <w:rPr/>
        <w:t xml:space="preserve"> for probability modeling.</w:t>
      </w:r>
    </w:p>
    <w:p>
      <w:pPr>
        <w:pStyle w:val="Normal"/>
        <w:ind w:left="360" w:right="0" w:hanging="0"/>
        <w:rPr/>
      </w:pPr>
      <w:r>
        <w:rPr/>
      </w:r>
    </w:p>
    <w:p>
      <w:pPr>
        <w:pStyle w:val="Normal"/>
        <w:ind w:left="360" w:right="0" w:hanging="0"/>
        <w:rPr/>
      </w:pPr>
      <w:r>
        <w:rPr/>
        <w:t>Movement response does not resolve whether snakes were moving towards or away from the sound, which has different biological implications. As such, we constructed an additional model only for snake trials with &gt;20 cm head movement. We constructed a binary variable, with all trials with the greatest magnitude of head movement occurring away from the speaker as successes, and with all other trials treated as failures. This model estimated the probability that snakes moved away from the speaker. We excluded all trials where we did not observe &gt;20cm head movement from this model.</w:t>
      </w:r>
      <w:del w:id="461" w:author="Timothy Staples" w:date="2021-07-02T11:12:27Z">
        <w:r>
          <w:rPr/>
          <w:delText xml:space="preserve"> </w:delText>
        </w:r>
      </w:del>
    </w:p>
    <w:p>
      <w:pPr>
        <w:pStyle w:val="Normal"/>
        <w:ind w:left="360" w:right="0" w:hanging="0"/>
        <w:rPr/>
      </w:pPr>
      <w:r>
        <w:rPr/>
      </w:r>
    </w:p>
    <w:p>
      <w:pPr>
        <w:pStyle w:val="Normal"/>
        <w:ind w:left="360" w:right="0" w:hanging="0"/>
        <w:rPr/>
      </w:pPr>
      <w:r>
        <w:rPr/>
      </w:r>
    </w:p>
    <w:p>
      <w:pPr>
        <w:pStyle w:val="Heading3"/>
        <w:spacing w:lineRule="auto" w:line="240"/>
        <w:rPr>
          <w:rFonts w:ascii="Times New Roman" w:hAnsi="Times New Roman" w:cs="Times New Roman"/>
          <w:ins w:id="462" w:author="Timothy Staples" w:date="2021-07-02T10:25:19Z"/>
        </w:rPr>
      </w:pPr>
      <w:r>
        <w:rPr>
          <w:rFonts w:cs="Times New Roman" w:ascii="Times New Roman" w:hAnsi="Times New Roman"/>
        </w:rPr>
        <w:t>Sound treatment models</w:t>
      </w:r>
    </w:p>
    <w:p>
      <w:pPr>
        <w:pStyle w:val="Normal"/>
        <w:spacing w:lineRule="auto" w:line="240"/>
        <w:rPr>
          <w:rFonts w:ascii="Times New Roman" w:hAnsi="Times New Roman" w:cs="Times New Roman"/>
        </w:rPr>
      </w:pPr>
      <w:r>
        <w:rPr>
          <w:rFonts w:cs="Times New Roman"/>
        </w:rPr>
      </w:r>
    </w:p>
    <w:p>
      <w:pPr>
        <w:pStyle w:val="Normal"/>
        <w:ind w:left="360" w:right="0" w:hanging="0"/>
        <w:rPr/>
      </w:pPr>
      <w:r>
        <w:rPr/>
        <w:t xml:space="preserve">We tested for an effect of sound treatment using Bayesian hierarchical models (brm function, brm package (Bürkner, 2017, 2018)⁠, fit with two interacting fixed effects: sound treatment (four level factor) and snake genus (five level factor). We excluded </w:t>
      </w:r>
      <w:r>
        <w:rPr>
          <w:i/>
          <w:iCs/>
        </w:rPr>
        <w:t xml:space="preserve">Acanthophis </w:t>
      </w:r>
      <w:r>
        <w:rPr/>
        <w:t xml:space="preserve">and </w:t>
      </w:r>
      <w:r>
        <w:rPr>
          <w:i/>
          <w:iCs/>
        </w:rPr>
        <w:t xml:space="preserve">Hoplocephalus </w:t>
      </w:r>
      <w:r>
        <w:rPr/>
        <w:t>trials from the defensive/cautious behavior model due to their lack of non-zero trials.</w:t>
      </w:r>
    </w:p>
    <w:p>
      <w:pPr>
        <w:pStyle w:val="Normal"/>
        <w:ind w:left="360" w:right="0" w:hanging="0"/>
        <w:rPr/>
      </w:pPr>
      <w:r>
        <w:rPr/>
      </w:r>
    </w:p>
    <w:p>
      <w:pPr>
        <w:pStyle w:val="Normal"/>
        <w:ind w:left="360" w:right="0" w:hanging="0"/>
        <w:rPr/>
      </w:pPr>
      <w:r>
        <w:rPr/>
        <w:t>We specified a Bernoulli likelihood function with vague uninformative priors for intercept and slope terms (normal distribution with μ = 0, σ = 5). We specified random intercept</w:t>
      </w:r>
      <w:ins w:id="464" w:author="Timothy Staples" w:date="2021-07-01T10:54:46Z">
        <w:r>
          <w:rPr/>
          <w:t>s</w:t>
        </w:r>
      </w:ins>
      <w:r>
        <w:rPr/>
        <w:t xml:space="preserve"> for each snake, each block of trials and the two speaker directions, with cauchy priors (μ = 0, σ = 5). Models were run across four chains for 10,000 iterations each, 5,000 warm-up and 5,000 for sampling, for a total of 20,000 sampling iterations. We set adapt delta to 0.999 and max treedepth to 15 to reduce divergent transitions. Chain convergence in models was evaluated via R-hat scores. Model validation was performed via residual simulation (DHARMa package, (Hartig, 2020)⁠), including model uniformity and dispersion tests, and leave-one-out cross validation (loo function, loo package, (Vehtari et al., 2017)⁠).</w:t>
      </w:r>
    </w:p>
    <w:p>
      <w:pPr>
        <w:pStyle w:val="Normal"/>
        <w:ind w:left="360" w:right="0" w:hanging="0"/>
        <w:rPr/>
      </w:pPr>
      <w:r>
        <w:rPr/>
      </w:r>
    </w:p>
    <w:p>
      <w:pPr>
        <w:pStyle w:val="Normal"/>
        <w:ind w:left="360" w:right="0" w:hanging="0"/>
        <w:rPr/>
      </w:pPr>
      <w:r>
        <w:rPr/>
        <w:t>We visualized snake response to control conditions as the mean posterior probabilities made at the population scale (i.e. ignoring random effects), with corresponding 95% credible intervals. To estimate the response difference between control and treatments, we subtracted each genus’ control posterior draws from the posterior draws from each respective sound treatment. This put each genus on an equivalent ‘difference from control’ scale. The means of these resulting distributions reflect mean difference from control to treatment; whereby if the 95% credible intervals of these differences do not cross zero, it suggests evidence of a substantial difference in response probability between the control and treatments.</w:t>
      </w:r>
    </w:p>
    <w:p>
      <w:pPr>
        <w:pStyle w:val="Normal"/>
        <w:ind w:left="360" w:right="0" w:hanging="0"/>
        <w:rPr/>
      </w:pPr>
      <w:r>
        <w:rPr/>
      </w:r>
    </w:p>
    <w:p>
      <w:pPr>
        <w:pStyle w:val="Normal"/>
        <w:ind w:left="360" w:right="0" w:hanging="0"/>
        <w:rPr/>
      </w:pPr>
      <w:r>
        <w:rPr/>
        <w:t>Two models initially included additional variables; the defensive/cautious behavior model initially included snake sex and movement away from speaker model initially included initial head direction. These additional variables did not improve model fit, as determined via comparison of leave-one-out cross-validation information criteria (LOOIC), interpretable as per AIC. Defensive/cautious models with and without snake sex had LOOIC scores of 223.9 and 223.5 respectively, and movement away from speaker models with and without initial head direction had LOOIC scores of 378.8 and 372.9 respectively.</w:t>
      </w:r>
    </w:p>
    <w:p>
      <w:pPr>
        <w:pStyle w:val="Normal"/>
        <w:ind w:left="360" w:right="0" w:hanging="0"/>
        <w:rPr/>
      </w:pPr>
      <w:r>
        <w:rPr/>
      </w:r>
    </w:p>
    <w:p>
      <w:pPr>
        <w:pStyle w:val="Heading3"/>
        <w:spacing w:lineRule="auto" w:line="240"/>
        <w:rPr>
          <w:rFonts w:ascii="Times New Roman" w:hAnsi="Times New Roman" w:cs="Times New Roman"/>
        </w:rPr>
      </w:pPr>
      <w:r>
        <w:rPr>
          <w:rFonts w:cs="Times New Roman" w:ascii="Times New Roman" w:hAnsi="Times New Roman"/>
        </w:rPr>
        <w:t>nMDS of defensive/cautious behaviors</w:t>
      </w:r>
    </w:p>
    <w:p>
      <w:pPr>
        <w:pStyle w:val="Normal"/>
        <w:ind w:left="360" w:right="0" w:hanging="0"/>
        <w:rPr/>
      </w:pPr>
      <w:r>
        <w:rPr/>
      </w:r>
    </w:p>
    <w:p>
      <w:pPr>
        <w:pStyle w:val="Normal"/>
        <w:ind w:left="360" w:right="0" w:hanging="0"/>
        <w:rPr/>
      </w:pPr>
      <w:r>
        <w:rPr/>
        <w:t>We also explored whether the composition of defensive/cautious behaviors changed based on sound treatment and genus identity. We summed all defensive behaviors for all snakes of a given genus for each sound treatment. We converted these to relative abundance measures (dividing by the total sum of behaviors in that genus-sound treatment combination). These formed the rows of a compositional matrix, with behaviors as columns. We visualized differences in composition using non-metric multidimensional scaling (metaMDS function, vegan package (Oksanen et al., 2020)⁠), using Bray-Curtis dissimilarity. We also tested for whether genus or sound treatment significantly affected composition of defensive/cautious behaviors using a PERMANOVA with 999 permutations (adonis2 function, vegan package (Oksanen et al., 2020)⁠).</w:t>
      </w:r>
    </w:p>
    <w:p>
      <w:pPr>
        <w:pStyle w:val="Normal"/>
        <w:ind w:left="360" w:right="0" w:hanging="0"/>
        <w:rPr/>
      </w:pPr>
      <w:r>
        <w:rPr/>
      </w:r>
    </w:p>
    <w:p>
      <w:pPr>
        <w:pStyle w:val="Paragraph"/>
        <w:spacing w:before="0" w:after="0"/>
        <w:ind w:left="0" w:right="0" w:hanging="0"/>
        <w:rPr>
          <w:b/>
          <w:b/>
        </w:rPr>
      </w:pPr>
      <w:r>
        <w:rPr>
          <w:b/>
        </w:rPr>
      </w:r>
    </w:p>
    <w:p>
      <w:pPr>
        <w:pStyle w:val="Paragraph"/>
        <w:spacing w:before="0" w:after="0"/>
        <w:ind w:left="0" w:right="0" w:hanging="0"/>
        <w:rPr/>
      </w:pPr>
      <w:r>
        <w:rPr/>
      </w:r>
    </w:p>
    <w:p>
      <w:pPr>
        <w:pStyle w:val="Paragraph"/>
        <w:spacing w:before="0" w:after="0"/>
        <w:ind w:left="0" w:right="0" w:hanging="0"/>
        <w:rPr/>
      </w:pPr>
      <w:r>
        <w:rPr/>
      </w:r>
    </w:p>
    <w:p>
      <w:pPr>
        <w:pStyle w:val="Paragraph"/>
        <w:spacing w:before="0" w:after="0"/>
        <w:ind w:left="0" w:right="0" w:hanging="0"/>
        <w:rPr/>
      </w:pPr>
      <w:r>
        <w:rPr/>
      </w:r>
    </w:p>
    <w:p>
      <w:pPr>
        <w:pStyle w:val="Refhead"/>
        <w:spacing w:before="0" w:after="0"/>
        <w:rPr/>
      </w:pPr>
      <w:r>
        <w:rPr/>
        <w:t>References</w:t>
      </w:r>
    </w:p>
    <w:p>
      <w:pPr>
        <w:pStyle w:val="Normal"/>
        <w:widowControl w:val="false"/>
        <w:ind w:left="480" w:right="0" w:hanging="480"/>
        <w:rPr/>
      </w:pPr>
      <w:r>
        <w:fldChar w:fldCharType="begin"/>
      </w:r>
      <w:r>
        <w:rPr/>
        <w:instrText>ADDIN Mendeley Bibliography CSL_BIBLIOGRAPHY</w:instrText>
      </w:r>
      <w:r>
        <w:rPr/>
      </w:r>
      <w:r>
        <w:rPr/>
        <w:fldChar w:fldCharType="separate"/>
      </w:r>
      <w:r>
        <w:rPr/>
      </w:r>
      <w:r>
        <w:rPr>
          <w:sz w:val="24"/>
          <w:lang w:val="en-GB"/>
        </w:rPr>
        <w:t>Arnold, S.J. 1972. Species densities of predators and their prey. The American Naturalist 106(948): p.220–236.</w:t>
      </w:r>
    </w:p>
    <w:p>
      <w:pPr>
        <w:pStyle w:val="Normal"/>
        <w:widowControl w:val="false"/>
        <w:ind w:left="480" w:right="0" w:hanging="480"/>
        <w:rPr/>
      </w:pPr>
      <w:r>
        <w:rPr>
          <w:sz w:val="24"/>
          <w:lang w:val="en-GB"/>
        </w:rPr>
        <w:t xml:space="preserve">Bruton, M.J. 2013. Arboreality, excavation, and active foraging: Novel observations of radiotracked woma pythons </w:t>
      </w:r>
      <w:r>
        <w:rPr>
          <w:i/>
          <w:iCs/>
          <w:sz w:val="24"/>
          <w:lang w:val="en-GB"/>
        </w:rPr>
        <w:t>Aspidites ramsayi</w:t>
      </w:r>
      <w:r>
        <w:rPr>
          <w:sz w:val="24"/>
          <w:lang w:val="en-GB"/>
        </w:rPr>
        <w:t>. Memoirs of the Queensland Museum - Nature 56(2): p.313–329.</w:t>
      </w:r>
    </w:p>
    <w:p>
      <w:pPr>
        <w:pStyle w:val="Normal"/>
        <w:widowControl w:val="false"/>
        <w:ind w:left="480" w:right="0" w:hanging="480"/>
        <w:rPr>
          <w:sz w:val="24"/>
          <w:lang w:val="en-GB"/>
        </w:rPr>
      </w:pPr>
      <w:r>
        <w:rPr>
          <w:sz w:val="24"/>
          <w:lang w:val="en-GB"/>
        </w:rPr>
        <w:t>Burger, J. 1998. Antipredator behaviour of hatchling snakes: Effects of incubation temperature and simulated predators. Animal Behaviour 56(3): p.547–553.</w:t>
      </w:r>
    </w:p>
    <w:p>
      <w:pPr>
        <w:pStyle w:val="Normal"/>
        <w:widowControl w:val="false"/>
        <w:ind w:left="480" w:right="0" w:hanging="480"/>
        <w:rPr>
          <w:sz w:val="24"/>
          <w:lang w:val="en-GB"/>
        </w:rPr>
      </w:pPr>
      <w:r>
        <w:rPr>
          <w:sz w:val="24"/>
          <w:lang w:val="en-GB"/>
        </w:rPr>
        <w:t>Chapuis, L., Kerr, C.C., Collin, S.P., Hart, N.S., &amp; Sanders, K.L. 2019. Underwater hearing in sea snakes (Hydrophiinae): First evidence of auditory evoked potential thresholds. Journal of Experimental Biology 222(14).</w:t>
      </w:r>
    </w:p>
    <w:p>
      <w:pPr>
        <w:pStyle w:val="Normal"/>
        <w:widowControl w:val="false"/>
        <w:ind w:left="480" w:right="0" w:hanging="480"/>
        <w:rPr/>
      </w:pPr>
      <w:r>
        <w:rPr>
          <w:sz w:val="24"/>
          <w:lang w:val="en-GB"/>
        </w:rPr>
        <w:t xml:space="preserve">Christensen, C.B., Christensen-Dalsgaard, J., Brandt, C., &amp; Madsen, P.T. 2012. Hearing with an atympanic ear: Good vibration and poor sound-pressure detection in the royal python, </w:t>
      </w:r>
      <w:r>
        <w:rPr>
          <w:i/>
          <w:iCs/>
          <w:sz w:val="24"/>
          <w:lang w:val="en-GB"/>
        </w:rPr>
        <w:t>Python regius</w:t>
      </w:r>
      <w:r>
        <w:rPr>
          <w:sz w:val="24"/>
          <w:lang w:val="en-GB"/>
        </w:rPr>
        <w:t>. Journal of Experimental Biology 215(2): p.331–342.</w:t>
      </w:r>
    </w:p>
    <w:p>
      <w:pPr>
        <w:pStyle w:val="Normal"/>
        <w:widowControl w:val="false"/>
        <w:ind w:left="480" w:right="0" w:hanging="480"/>
        <w:rPr/>
      </w:pPr>
      <w:r>
        <w:rPr>
          <w:sz w:val="24"/>
          <w:lang w:val="en-GB"/>
        </w:rPr>
        <w:t xml:space="preserve">Fay, R.R., &amp; Popper, A.N. 1994. </w:t>
      </w:r>
      <w:r>
        <w:rPr>
          <w:i/>
          <w:iCs/>
          <w:sz w:val="24"/>
          <w:lang w:val="en-GB"/>
        </w:rPr>
        <w:t>Comparative Hearing: Mammals</w:t>
      </w:r>
      <w:r>
        <w:rPr>
          <w:sz w:val="24"/>
          <w:lang w:val="en-GB"/>
        </w:rPr>
        <w:t>. Springer, New York, NY.</w:t>
      </w:r>
    </w:p>
    <w:p>
      <w:pPr>
        <w:pStyle w:val="Normal"/>
        <w:widowControl w:val="false"/>
        <w:ind w:left="480" w:right="0" w:hanging="480"/>
        <w:rPr>
          <w:sz w:val="24"/>
          <w:lang w:val="en-GB"/>
        </w:rPr>
      </w:pPr>
      <w:r>
        <w:rPr>
          <w:sz w:val="24"/>
          <w:lang w:val="en-GB"/>
        </w:rPr>
        <w:t>Friedel, P., Young, B.A., &amp; Van Hemmen, J.L. 2008. Auditory localization of ground-borne vibrations in snakes. Physical Review Letters 100(4): p.2–5.</w:t>
      </w:r>
    </w:p>
    <w:p>
      <w:pPr>
        <w:pStyle w:val="Normal"/>
        <w:widowControl w:val="false"/>
        <w:ind w:left="480" w:right="0" w:hanging="480"/>
        <w:rPr/>
      </w:pPr>
      <w:r>
        <w:rPr>
          <w:sz w:val="24"/>
          <w:lang w:val="en-GB"/>
        </w:rPr>
        <w:t>Hagman, M., Phillips, B.L., &amp; Shine, R. 2008. Tails of enticement: Caudal luring by an ambush-foraging snake (</w:t>
      </w:r>
      <w:r>
        <w:rPr>
          <w:i/>
          <w:iCs/>
          <w:sz w:val="24"/>
          <w:lang w:val="en-GB"/>
        </w:rPr>
        <w:t>Acanthophis praelongus</w:t>
      </w:r>
      <w:r>
        <w:rPr>
          <w:sz w:val="24"/>
          <w:lang w:val="en-GB"/>
        </w:rPr>
        <w:t>, Elapidae). Functional Ecology 22(6): p.1134–1139.</w:t>
      </w:r>
    </w:p>
    <w:p>
      <w:pPr>
        <w:pStyle w:val="Normal"/>
        <w:widowControl w:val="false"/>
        <w:ind w:left="480" w:right="0" w:hanging="480"/>
        <w:rPr>
          <w:sz w:val="24"/>
          <w:lang w:val="en-GB"/>
        </w:rPr>
      </w:pPr>
      <w:r>
        <w:rPr>
          <w:sz w:val="24"/>
          <w:lang w:val="en-GB"/>
        </w:rPr>
        <w:t>Hartline, P.H. 1971. Physiological basis for detection of sound and vibration in snakes. Journal of Experimental Biology 54(2): p.349–371.</w:t>
      </w:r>
    </w:p>
    <w:p>
      <w:pPr>
        <w:pStyle w:val="Normal"/>
        <w:widowControl w:val="false"/>
        <w:ind w:left="480" w:right="0" w:hanging="480"/>
        <w:rPr/>
      </w:pPr>
      <w:r>
        <w:rPr>
          <w:sz w:val="24"/>
          <w:lang w:val="en-GB"/>
        </w:rPr>
        <w:t>Herzog, H.A., &amp; Bailey, B.D. 1987. Development of antipredator responses in snakes: II. Effects of recent feeding on defensive behaviors of juvenile garter snakes (</w:t>
      </w:r>
      <w:r>
        <w:rPr>
          <w:i/>
          <w:iCs/>
          <w:sz w:val="24"/>
          <w:lang w:val="en-GB"/>
        </w:rPr>
        <w:t>Thamnophis sirtalis</w:t>
      </w:r>
      <w:r>
        <w:rPr>
          <w:sz w:val="24"/>
          <w:lang w:val="en-GB"/>
        </w:rPr>
        <w:t>). Journal of Comparative Psychology 101(4): p.387–389.</w:t>
      </w:r>
    </w:p>
    <w:p>
      <w:pPr>
        <w:pStyle w:val="Normal"/>
        <w:widowControl w:val="false"/>
        <w:ind w:left="480" w:right="0" w:hanging="480"/>
        <w:rPr>
          <w:sz w:val="24"/>
          <w:lang w:val="en-GB"/>
        </w:rPr>
      </w:pPr>
      <w:r>
        <w:rPr>
          <w:sz w:val="24"/>
          <w:lang w:val="en-GB"/>
        </w:rPr>
        <w:t>Hoare, M., &amp; Labra, A. 2013. Searching for the audience of the weeping lizard’s distress call. Ethology 119(10): p.860–868.</w:t>
      </w:r>
    </w:p>
    <w:p>
      <w:pPr>
        <w:pStyle w:val="Normal"/>
        <w:widowControl w:val="false"/>
        <w:ind w:left="480" w:right="0" w:hanging="480"/>
        <w:rPr>
          <w:sz w:val="24"/>
          <w:lang w:val="en-GB"/>
        </w:rPr>
      </w:pPr>
      <w:r>
        <w:rPr>
          <w:sz w:val="24"/>
          <w:lang w:val="en-GB"/>
        </w:rPr>
        <w:t>Kenward, B., Rutz, C., Weir, A.A.S., &amp; Kacelnik, A. 2006. Development of tool use in New Caledonian crows: inherited action patterns and social influences. Animal Behaviour 72(6): p.1329–1343.</w:t>
      </w:r>
    </w:p>
    <w:p>
      <w:pPr>
        <w:pStyle w:val="Normal"/>
        <w:widowControl w:val="false"/>
        <w:ind w:left="480" w:right="0" w:hanging="480"/>
        <w:rPr>
          <w:sz w:val="24"/>
          <w:lang w:val="en-GB"/>
        </w:rPr>
      </w:pPr>
      <w:r>
        <w:rPr>
          <w:sz w:val="24"/>
          <w:lang w:val="en-GB"/>
        </w:rPr>
        <w:t>Kumar, S., Stecher, G., Suleski, M., &amp; Hedges, S.B. 2017. TimeTree: a resource for timelines, timetrees, and divergence times. Molecular Biology and Evolution 34(7): p.1812–1819.</w:t>
      </w:r>
    </w:p>
    <w:p>
      <w:pPr>
        <w:pStyle w:val="Normal"/>
        <w:widowControl w:val="false"/>
        <w:ind w:left="480" w:right="0" w:hanging="480"/>
        <w:rPr/>
      </w:pPr>
      <w:r>
        <w:rPr>
          <w:sz w:val="24"/>
          <w:lang w:val="en-GB"/>
        </w:rPr>
        <w:t>Mathies, T., Felix, T.A., &amp; Valentine, V.L. 2001. Effects of trapping and subsequent short-term confinement stress on plasma corticosterone in the brown treesnake (</w:t>
      </w:r>
      <w:r>
        <w:rPr>
          <w:i/>
          <w:iCs/>
          <w:sz w:val="24"/>
          <w:lang w:val="en-GB"/>
        </w:rPr>
        <w:t>Boiga irregularis</w:t>
      </w:r>
      <w:r>
        <w:rPr>
          <w:sz w:val="24"/>
          <w:lang w:val="en-GB"/>
        </w:rPr>
        <w:t>) on Guam. General and Comparative Endocrinology 124(1): p.106–114.</w:t>
      </w:r>
    </w:p>
    <w:p>
      <w:pPr>
        <w:pStyle w:val="Normal"/>
        <w:widowControl w:val="false"/>
        <w:ind w:left="480" w:right="0" w:hanging="480"/>
        <w:rPr/>
      </w:pPr>
      <w:r>
        <w:rPr>
          <w:sz w:val="24"/>
          <w:lang w:val="en-GB"/>
        </w:rPr>
        <w:t>Miller, A.K. et al. 2015. An ambusher’s arsenal: Chemical crypsis in the puff adder (</w:t>
      </w:r>
      <w:r>
        <w:rPr>
          <w:i/>
          <w:iCs/>
          <w:sz w:val="24"/>
          <w:lang w:val="en-GB"/>
        </w:rPr>
        <w:t>Bitis arietans</w:t>
      </w:r>
      <w:r>
        <w:rPr>
          <w:sz w:val="24"/>
          <w:lang w:val="en-GB"/>
        </w:rPr>
        <w:t>). Proceedings of the Royal Society B-Biological Sciences 282.</w:t>
      </w:r>
    </w:p>
    <w:p>
      <w:pPr>
        <w:pStyle w:val="Normal"/>
        <w:widowControl w:val="false"/>
        <w:ind w:left="480" w:right="0" w:hanging="480"/>
        <w:rPr/>
      </w:pPr>
      <w:r>
        <w:rPr>
          <w:sz w:val="24"/>
          <w:lang w:val="en-GB"/>
        </w:rPr>
        <w:t xml:space="preserve">Moore, I.T., Lemaster, M.P., &amp; Mason, R.T. 2000. Behavioural and hormonal responses to capture stress in the male red-sided garter snake, </w:t>
      </w:r>
      <w:r>
        <w:rPr>
          <w:i/>
          <w:iCs/>
          <w:sz w:val="24"/>
          <w:lang w:val="en-GB"/>
        </w:rPr>
        <w:t>Thamnophis sirtalis parietalis</w:t>
      </w:r>
      <w:r>
        <w:rPr>
          <w:sz w:val="24"/>
          <w:lang w:val="en-GB"/>
        </w:rPr>
        <w:t>. Animal Behaviour 59(3): p.529–534.</w:t>
      </w:r>
    </w:p>
    <w:p>
      <w:pPr>
        <w:pStyle w:val="Normal"/>
        <w:widowControl w:val="false"/>
        <w:ind w:left="480" w:right="0" w:hanging="480"/>
        <w:rPr/>
      </w:pPr>
      <w:r>
        <w:rPr>
          <w:sz w:val="24"/>
          <w:lang w:val="en-GB"/>
        </w:rPr>
        <w:t xml:space="preserve">Piao, Y. et al. 2021. Do pit vipers assess their venom? Defensive tactics of </w:t>
      </w:r>
      <w:r>
        <w:rPr>
          <w:i/>
          <w:iCs/>
          <w:sz w:val="24"/>
          <w:lang w:val="en-GB"/>
        </w:rPr>
        <w:t>Deinagkistrodon acutus</w:t>
      </w:r>
      <w:r>
        <w:rPr>
          <w:sz w:val="24"/>
          <w:lang w:val="en-GB"/>
        </w:rPr>
        <w:t xml:space="preserve"> shift with changed venom reserve. Toxicon.</w:t>
      </w:r>
    </w:p>
    <w:p>
      <w:pPr>
        <w:pStyle w:val="Normal"/>
        <w:widowControl w:val="false"/>
        <w:ind w:left="480" w:right="0" w:hanging="480"/>
        <w:rPr/>
      </w:pPr>
      <w:r>
        <w:rPr>
          <w:sz w:val="24"/>
          <w:lang w:val="en-GB"/>
        </w:rPr>
        <w:t>Randall, J.A., &amp; Matocq, M.D. 1997. Why do kangaroo rats (</w:t>
      </w:r>
      <w:r>
        <w:rPr>
          <w:i/>
          <w:iCs/>
          <w:sz w:val="24"/>
          <w:lang w:val="en-GB"/>
        </w:rPr>
        <w:t>Dipodomys spectabilis</w:t>
      </w:r>
      <w:r>
        <w:rPr>
          <w:sz w:val="24"/>
          <w:lang w:val="en-GB"/>
        </w:rPr>
        <w:t>) footdrum at snakes? Behavioral Ecology 8(4): p.404–413.</w:t>
      </w:r>
    </w:p>
    <w:p>
      <w:pPr>
        <w:pStyle w:val="Normal"/>
        <w:widowControl w:val="false"/>
        <w:ind w:left="480" w:right="0" w:hanging="480"/>
        <w:rPr/>
      </w:pPr>
      <w:r>
        <w:rPr>
          <w:sz w:val="24"/>
          <w:lang w:val="en-GB"/>
        </w:rPr>
        <w:t xml:space="preserve">Shine, R. 1983. Arboreality in snakes: Ecology of the Australian Elapid genus </w:t>
      </w:r>
      <w:r>
        <w:rPr>
          <w:i/>
          <w:iCs/>
          <w:sz w:val="24"/>
          <w:lang w:val="en-GB"/>
        </w:rPr>
        <w:t>Hoplocephalus</w:t>
      </w:r>
      <w:r>
        <w:rPr>
          <w:sz w:val="24"/>
          <w:lang w:val="en-GB"/>
        </w:rPr>
        <w:t>. Copeia 1983(1): p.198.</w:t>
      </w:r>
    </w:p>
    <w:p>
      <w:pPr>
        <w:pStyle w:val="Normal"/>
        <w:widowControl w:val="false"/>
        <w:ind w:left="480" w:right="0" w:hanging="480"/>
        <w:rPr/>
      </w:pPr>
      <w:r>
        <w:rPr>
          <w:sz w:val="24"/>
          <w:lang w:val="en-GB"/>
        </w:rPr>
        <w:t xml:space="preserve">Shine, R. 1991. </w:t>
      </w:r>
      <w:r>
        <w:rPr>
          <w:i/>
          <w:iCs/>
          <w:sz w:val="24"/>
          <w:lang w:val="en-GB"/>
        </w:rPr>
        <w:t>Australian snakes: A natural history</w:t>
      </w:r>
      <w:r>
        <w:rPr>
          <w:sz w:val="24"/>
          <w:lang w:val="en-GB"/>
        </w:rPr>
        <w:t>. Singapore: Imago Productions.</w:t>
      </w:r>
    </w:p>
    <w:p>
      <w:pPr>
        <w:pStyle w:val="Normal"/>
        <w:widowControl w:val="false"/>
        <w:ind w:left="480" w:right="0" w:hanging="480"/>
        <w:rPr>
          <w:sz w:val="24"/>
          <w:lang w:val="en-GB"/>
        </w:rPr>
      </w:pPr>
      <w:r>
        <w:rPr>
          <w:sz w:val="24"/>
          <w:lang w:val="en-GB"/>
        </w:rPr>
        <w:t>Webb, J.K., Shine, R., &amp; Christian, K.A. 2005. Does intraspecific niche partitioning in a native predator influence its response to an invasion by a toxic prey species? Austral Ecology 30(2): p.201–209.</w:t>
      </w:r>
    </w:p>
    <w:p>
      <w:pPr>
        <w:pStyle w:val="Normal"/>
        <w:widowControl w:val="false"/>
        <w:ind w:left="480" w:right="0" w:hanging="480"/>
        <w:rPr>
          <w:sz w:val="24"/>
          <w:lang w:val="en-GB"/>
        </w:rPr>
      </w:pPr>
      <w:r>
        <w:rPr>
          <w:sz w:val="24"/>
          <w:lang w:val="en-GB"/>
        </w:rPr>
        <w:t>Welton, R.E., Williams, D.J., &amp; Liew, D. 2017. Injury trends from envenoming in Australia, 2000–2013. Internal Medicine Journal 47(2): p.170–176.</w:t>
      </w:r>
    </w:p>
    <w:p>
      <w:pPr>
        <w:pStyle w:val="Normal"/>
        <w:widowControl w:val="false"/>
        <w:ind w:left="480" w:right="0" w:hanging="480"/>
        <w:rPr>
          <w:sz w:val="24"/>
          <w:lang w:val="en-GB"/>
        </w:rPr>
      </w:pPr>
      <w:r>
        <w:rPr>
          <w:sz w:val="24"/>
          <w:lang w:val="en-GB"/>
        </w:rPr>
        <w:t>Wever, E.G., &amp; Vernon, J.A. 1960. The problem of hearing in snakes. Journal ofAuditory Research 1: p.77–83.</w:t>
      </w:r>
    </w:p>
    <w:p>
      <w:pPr>
        <w:pStyle w:val="Normal"/>
        <w:widowControl w:val="false"/>
        <w:ind w:left="480" w:right="0" w:hanging="480"/>
        <w:rPr>
          <w:sz w:val="24"/>
          <w:lang w:val="en-GB"/>
        </w:rPr>
      </w:pPr>
      <w:r>
        <w:rPr>
          <w:sz w:val="24"/>
          <w:lang w:val="en-GB"/>
        </w:rPr>
        <w:t>Whitaker, P.B., &amp; Shine, R. 2000. Sources of mortality of large elapid snakes in an agricultural landscape. Journal of Herpetology 34(1): p.121–128.</w:t>
      </w:r>
    </w:p>
    <w:p>
      <w:pPr>
        <w:pStyle w:val="Normal"/>
        <w:widowControl w:val="false"/>
        <w:ind w:left="480" w:right="0" w:hanging="480"/>
        <w:rPr/>
      </w:pPr>
      <w:r>
        <w:rPr>
          <w:sz w:val="24"/>
          <w:lang w:val="en-GB"/>
        </w:rPr>
        <w:t>Whitaker, R., &amp; Shine, R. 1999. Responses of free-ranging brownsnakes (</w:t>
      </w:r>
      <w:r>
        <w:rPr>
          <w:i/>
          <w:iCs/>
          <w:sz w:val="24"/>
          <w:lang w:val="en-GB"/>
        </w:rPr>
        <w:t>Pseudonaja textilis</w:t>
      </w:r>
      <w:r>
        <w:rPr>
          <w:sz w:val="24"/>
          <w:lang w:val="en-GB"/>
        </w:rPr>
        <w:t>: Elapidae) to encounters with humans. Wildlife Research 26: p.689–704.</w:t>
      </w:r>
    </w:p>
    <w:p>
      <w:pPr>
        <w:pStyle w:val="Normal"/>
        <w:widowControl w:val="false"/>
        <w:ind w:left="480" w:right="0" w:hanging="480"/>
        <w:rPr>
          <w:sz w:val="24"/>
          <w:lang w:val="en-GB"/>
        </w:rPr>
      </w:pPr>
      <w:r>
        <w:rPr>
          <w:sz w:val="24"/>
          <w:lang w:val="en-GB"/>
        </w:rPr>
        <w:t>Young, B.A. 1997. A review of sound production and hearing in snakes, with a discussion of intraspecific acoustic communication in snakes. Journal of the Pennsylvania Academy of Science 71(l): p.39–46.</w:t>
      </w:r>
    </w:p>
    <w:p>
      <w:pPr>
        <w:pStyle w:val="Normal"/>
        <w:widowControl w:val="false"/>
        <w:ind w:left="480" w:right="0" w:hanging="480"/>
        <w:rPr/>
      </w:pPr>
      <w:r>
        <w:rPr>
          <w:sz w:val="24"/>
          <w:lang w:val="en-GB"/>
        </w:rPr>
        <w:t xml:space="preserve">Young, B.A., &amp; Aguiar, A. 2002. Response of western diamondback rattlesnakes </w:t>
      </w:r>
      <w:r>
        <w:rPr>
          <w:i/>
          <w:iCs/>
          <w:sz w:val="24"/>
          <w:lang w:val="en-GB"/>
        </w:rPr>
        <w:t>Crotalus atrox</w:t>
      </w:r>
      <w:r>
        <w:rPr>
          <w:sz w:val="24"/>
          <w:lang w:val="en-GB"/>
        </w:rPr>
        <w:t xml:space="preserve"> to airborne sounds. Journal of Experimental Biology 205(19): p.3087–3092.</w:t>
      </w:r>
    </w:p>
    <w:p>
      <w:pPr>
        <w:pStyle w:val="Normal"/>
        <w:widowControl w:val="false"/>
        <w:ind w:left="480" w:right="0" w:hanging="480"/>
        <w:rPr/>
      </w:pPr>
      <w:r>
        <w:rPr>
          <w:sz w:val="24"/>
          <w:lang w:val="en-GB"/>
        </w:rPr>
        <w:t>Young, B.A., &amp; Morain, M. 2002. The use of ground-borne vibrations for prey localization in the Saharan sand vipers (</w:t>
      </w:r>
      <w:r>
        <w:rPr>
          <w:i/>
          <w:iCs/>
          <w:sz w:val="24"/>
          <w:lang w:val="en-GB"/>
        </w:rPr>
        <w:t>Cerastes</w:t>
      </w:r>
      <w:r>
        <w:rPr>
          <w:sz w:val="24"/>
          <w:lang w:val="en-GB"/>
        </w:rPr>
        <w:t>). Journal of Experimental Biology 205(5): p.661–665.</w:t>
      </w:r>
    </w:p>
    <w:p>
      <w:pPr>
        <w:pStyle w:val="Normal"/>
        <w:widowControl w:val="false"/>
        <w:ind w:left="480" w:right="0" w:hanging="480"/>
        <w:rPr/>
      </w:pPr>
      <w:r>
        <w:rPr/>
      </w:r>
      <w:r>
        <w:rPr/>
        <w:fldChar w:fldCharType="end"/>
      </w:r>
    </w:p>
    <w:p>
      <w:pPr>
        <w:pStyle w:val="Acknowledgement"/>
        <w:spacing w:before="0" w:after="0"/>
        <w:rPr>
          <w:b/>
          <w:b/>
        </w:rPr>
      </w:pPr>
      <w:r>
        <w:rPr>
          <w:b/>
        </w:rPr>
      </w:r>
    </w:p>
    <w:p>
      <w:pPr>
        <w:pStyle w:val="Acknowledgement"/>
        <w:spacing w:before="0" w:after="0"/>
        <w:rPr>
          <w:b/>
          <w:b/>
        </w:rPr>
      </w:pPr>
      <w:r>
        <w:rPr>
          <w:b/>
        </w:rPr>
        <w:t>Acknowledgments</w:t>
      </w:r>
    </w:p>
    <w:p>
      <w:pPr>
        <w:pStyle w:val="Normal"/>
        <w:rPr/>
      </w:pPr>
      <w:r>
        <w:rPr/>
        <w:t xml:space="preserve">We thank Allen Bremner for audio/visual technical support throughout the project, including recording distance movements and developing a practical and accurate method to do so. Sound room set-up </w:t>
      </w:r>
      <w:commentRangeStart w:id="10"/>
      <w:r>
        <w:rPr>
          <w:shd w:fill="FFFF00" w:val="clear"/>
        </w:rPr>
        <w:t>dudes</w:t>
      </w:r>
      <w:r>
        <w:rPr/>
      </w:r>
      <w:commentRangeEnd w:id="10"/>
      <w:r>
        <w:commentReference w:id="10"/>
      </w:r>
      <w:r>
        <w:rPr/>
        <w:t>.</w:t>
      </w:r>
    </w:p>
    <w:p>
      <w:pPr>
        <w:pStyle w:val="Acknowledgement"/>
        <w:spacing w:before="0" w:after="0"/>
        <w:rPr>
          <w:b/>
          <w:b/>
        </w:rPr>
      </w:pPr>
      <w:r>
        <w:rPr>
          <w:b/>
        </w:rPr>
      </w:r>
    </w:p>
    <w:p>
      <w:pPr>
        <w:pStyle w:val="Acknowledgement"/>
        <w:spacing w:before="0" w:after="0"/>
        <w:ind w:left="720" w:right="0" w:hanging="0"/>
        <w:rPr/>
      </w:pPr>
      <w:r>
        <w:rPr>
          <w:b/>
        </w:rPr>
        <w:t>Funding:</w:t>
      </w:r>
      <w:r>
        <w:rPr/>
        <w:t xml:space="preserve"> None.</w:t>
      </w:r>
    </w:p>
    <w:p>
      <w:pPr>
        <w:pStyle w:val="Acknowledgement"/>
        <w:spacing w:before="0" w:after="0"/>
        <w:ind w:left="720" w:right="0" w:hanging="0"/>
        <w:rPr>
          <w:b/>
          <w:b/>
        </w:rPr>
      </w:pPr>
      <w:r>
        <w:rPr>
          <w:b/>
        </w:rPr>
      </w:r>
    </w:p>
    <w:p>
      <w:pPr>
        <w:pStyle w:val="Acknowledgement"/>
        <w:spacing w:before="0" w:after="0"/>
        <w:ind w:left="720" w:right="0" w:hanging="0"/>
        <w:rPr/>
      </w:pPr>
      <w:r>
        <w:rPr>
          <w:b/>
        </w:rPr>
        <w:t>Author contributions:</w:t>
      </w:r>
      <w:r>
        <w:rPr/>
        <w:t xml:space="preserve"> </w:t>
      </w:r>
    </w:p>
    <w:p>
      <w:pPr>
        <w:pStyle w:val="Acknowledgement"/>
        <w:spacing w:before="0" w:after="0"/>
        <w:ind w:left="720" w:right="0" w:hanging="0"/>
        <w:rPr/>
      </w:pPr>
      <w:r>
        <w:rPr/>
        <w:tab/>
        <w:t>Conceptualization: CNZ, DM, CH</w:t>
      </w:r>
    </w:p>
    <w:p>
      <w:pPr>
        <w:pStyle w:val="Acknowledgement"/>
        <w:spacing w:before="0" w:after="0"/>
        <w:ind w:left="720" w:right="0" w:hanging="0"/>
        <w:rPr/>
      </w:pPr>
      <w:r>
        <w:rPr/>
        <w:tab/>
        <w:t>Methodology: CNZ, DM, CH, TS, LB</w:t>
      </w:r>
    </w:p>
    <w:p>
      <w:pPr>
        <w:pStyle w:val="Acknowledgement"/>
        <w:spacing w:before="0" w:after="0"/>
        <w:ind w:left="720" w:right="0" w:hanging="0"/>
        <w:rPr/>
      </w:pPr>
      <w:r>
        <w:rPr/>
        <w:tab/>
        <w:t>Investigation: CNZ, DM, CH, LB</w:t>
      </w:r>
    </w:p>
    <w:p>
      <w:pPr>
        <w:pStyle w:val="Acknowledgement"/>
        <w:spacing w:before="0" w:after="0"/>
        <w:ind w:left="720" w:right="0" w:hanging="0"/>
        <w:rPr/>
      </w:pPr>
      <w:r>
        <w:rPr/>
        <w:tab/>
        <w:t>Visualization: TS</w:t>
      </w:r>
    </w:p>
    <w:p>
      <w:pPr>
        <w:pStyle w:val="Acknowledgement"/>
        <w:spacing w:before="0" w:after="0"/>
        <w:ind w:left="720" w:right="0" w:hanging="0"/>
        <w:rPr/>
      </w:pPr>
      <w:r>
        <w:rPr/>
        <w:tab/>
        <w:t>Supervision: CNZ</w:t>
      </w:r>
    </w:p>
    <w:p>
      <w:pPr>
        <w:pStyle w:val="Acknowledgement"/>
        <w:spacing w:before="0" w:after="0"/>
        <w:ind w:left="720" w:right="0" w:hanging="0"/>
        <w:rPr/>
      </w:pPr>
      <w:r>
        <w:rPr/>
        <w:tab/>
        <w:t>Writing—original draft: CNZ</w:t>
      </w:r>
    </w:p>
    <w:p>
      <w:pPr>
        <w:pStyle w:val="Acknowledgement"/>
        <w:spacing w:before="0" w:after="0"/>
        <w:ind w:left="720" w:right="0" w:hanging="0"/>
        <w:rPr/>
      </w:pPr>
      <w:r>
        <w:rPr/>
        <w:tab/>
        <w:t>Writing—review &amp; editing: CNZ, DM, CH, TS, LB</w:t>
      </w:r>
    </w:p>
    <w:p>
      <w:pPr>
        <w:pStyle w:val="Acknowledgement"/>
        <w:spacing w:before="0" w:after="0"/>
        <w:ind w:left="720" w:right="0" w:hanging="0"/>
        <w:rPr/>
      </w:pPr>
      <w:r>
        <w:rPr/>
      </w:r>
    </w:p>
    <w:p>
      <w:pPr>
        <w:pStyle w:val="Acknowledgement"/>
        <w:spacing w:before="0" w:after="0"/>
        <w:ind w:left="720" w:right="0" w:hanging="0"/>
        <w:rPr/>
      </w:pPr>
      <w:r>
        <w:rPr>
          <w:b/>
        </w:rPr>
        <w:t>Competing interests:</w:t>
      </w:r>
      <w:r>
        <w:rPr/>
        <w:t xml:space="preserve"> None.</w:t>
      </w:r>
    </w:p>
    <w:p>
      <w:pPr>
        <w:pStyle w:val="Acknowledgement"/>
        <w:spacing w:before="0" w:after="0"/>
        <w:ind w:left="720" w:right="0" w:hanging="0"/>
        <w:rPr>
          <w:b/>
          <w:b/>
        </w:rPr>
      </w:pPr>
      <w:r>
        <w:rPr>
          <w:b/>
        </w:rPr>
      </w:r>
    </w:p>
    <w:p>
      <w:pPr>
        <w:pStyle w:val="Acknowledgement"/>
        <w:spacing w:before="0" w:after="0"/>
        <w:ind w:left="720" w:right="0" w:hanging="0"/>
        <w:rPr/>
      </w:pPr>
      <w:r>
        <w:rPr>
          <w:b/>
        </w:rPr>
        <w:t>Data and materials availability:</w:t>
      </w:r>
      <w:r>
        <w:rPr/>
        <w:t xml:space="preserve"> All data, code, and materials used in the analyses are available in </w:t>
      </w:r>
      <w:r>
        <w:rPr>
          <w:shd w:fill="FFFF00" w:val="clear"/>
        </w:rPr>
        <w:t>X.</w:t>
      </w:r>
    </w:p>
    <w:p>
      <w:pPr>
        <w:pStyle w:val="Acknowledgement"/>
        <w:spacing w:before="0" w:after="0"/>
        <w:rPr>
          <w:b/>
          <w:b/>
        </w:rPr>
      </w:pPr>
      <w:r>
        <w:rPr>
          <w:b/>
        </w:rPr>
      </w:r>
    </w:p>
    <w:p>
      <w:pPr>
        <w:pStyle w:val="Acknowledgement"/>
        <w:spacing w:before="0" w:after="0"/>
        <w:rPr>
          <w:b/>
          <w:b/>
        </w:rPr>
      </w:pPr>
      <w:r>
        <w:rPr>
          <w:b/>
        </w:rPr>
        <w:t>Figures and Tables</w:t>
      </w:r>
    </w:p>
    <w:p>
      <w:pPr>
        <w:pStyle w:val="Acknowledgement"/>
        <w:spacing w:before="0" w:after="0"/>
        <w:ind w:left="720" w:right="0" w:hanging="0"/>
        <w:rPr/>
      </w:pPr>
      <w:r>
        <w:rPr/>
        <w:t xml:space="preserve">You may include up to </w:t>
      </w:r>
      <w:r>
        <w:rPr>
          <w:b/>
        </w:rPr>
        <w:t>a total of 10 figures and/or tables (combined)</w:t>
      </w:r>
      <w:r>
        <w:rPr/>
        <w:t xml:space="preserve"> throughout the manuscript. You should embed your figures within the Word file, after the acknowledgments. This will facilitate evaluation of the paper. </w:t>
      </w:r>
    </w:p>
    <w:p>
      <w:pPr>
        <w:pStyle w:val="Acknowledgement"/>
        <w:spacing w:before="0" w:after="0"/>
        <w:ind w:left="720" w:right="0" w:hanging="0"/>
        <w:rPr/>
      </w:pPr>
      <w:r>
        <w:rPr/>
      </w:r>
    </w:p>
    <w:p>
      <w:pPr>
        <w:pStyle w:val="Acknowledgement"/>
        <w:spacing w:before="0" w:after="0"/>
        <w:ind w:left="1440" w:right="0" w:hanging="720"/>
        <w:rPr/>
      </w:pPr>
      <w:r>
        <w:rPr>
          <w:b/>
        </w:rPr>
        <w:t>Fig. 1.</w:t>
      </w:r>
      <w:r>
        <w:rPr/>
        <w:t xml:space="preserve"> </w:t>
      </w:r>
      <w:r>
        <w:rPr>
          <w:b/>
        </w:rPr>
        <w:t>Short title of the first figure.</w:t>
      </w:r>
      <w:r>
        <w:rPr/>
        <w:t xml:space="preserve"> The figure legend should begin with a title (an overall description of the figure, in boldface) followed by additional text. Each legend should be placed immediately after its corresponding figure. </w:t>
      </w:r>
    </w:p>
    <w:p>
      <w:pPr>
        <w:pStyle w:val="Acknowledgement"/>
        <w:spacing w:before="0" w:after="0"/>
        <w:ind w:left="1440" w:right="0" w:hanging="720"/>
        <w:rPr/>
      </w:pPr>
      <w:r>
        <w:rPr>
          <w:b/>
        </w:rPr>
        <w:t>Fig. 2.</w:t>
      </w:r>
      <w:r>
        <w:rPr/>
        <w:t xml:space="preserve"> </w:t>
      </w:r>
      <w:r>
        <w:rPr>
          <w:b/>
        </w:rPr>
        <w:t>Short title of the second figure.</w:t>
      </w:r>
      <w:r>
        <w:rPr/>
        <w:t xml:space="preserve"> Indicate figure parts with bold capital letters: (</w:t>
      </w:r>
      <w:r>
        <w:rPr>
          <w:b/>
        </w:rPr>
        <w:t>A</w:t>
      </w:r>
      <w:r>
        <w:rPr/>
        <w:t>), (</w:t>
      </w:r>
      <w:r>
        <w:rPr>
          <w:b/>
        </w:rPr>
        <w:t>B</w:t>
      </w:r>
      <w:r>
        <w:rPr/>
        <w:t xml:space="preserve">), etc. </w:t>
      </w:r>
    </w:p>
    <w:p>
      <w:pPr>
        <w:pStyle w:val="Legend"/>
        <w:spacing w:before="0" w:after="0"/>
        <w:ind w:left="1440" w:right="0" w:hanging="720"/>
        <w:rPr/>
      </w:pPr>
      <w:r>
        <w:rPr>
          <w:b/>
        </w:rPr>
        <w:t>Table 1.</w:t>
      </w:r>
      <w:r>
        <w:rPr/>
        <w:t xml:space="preserve"> </w:t>
      </w:r>
      <w:r>
        <w:rPr>
          <w:b/>
        </w:rPr>
        <w:t xml:space="preserve">Short title of the first table. </w:t>
      </w:r>
      <w:r>
        <w:rPr/>
        <w:t>Start table legends with a title (short description of the table). Format tables using the Word Table commands and structures. Do not use spaces, tabs or hard returns to create tables. Every vertical column should have a heading, followed by a unit of measure (if any) in parentheses. Units should not change within a column. Centered headings of the body of the table can be used to break the entries into groups. Footnotes should contain information relevant to specific cells of the table; use the following symbols in order, as needed:*, †, ‡, §, ||, ¶, #, **, ††, etc. (Don’t use footnotes in column heads; include any such details in sentence form after the table itself.)</w:t>
      </w:r>
    </w:p>
    <w:p>
      <w:pPr>
        <w:pStyle w:val="SOMHead"/>
        <w:spacing w:before="0" w:after="0"/>
        <w:rPr/>
      </w:pPr>
      <w:r>
        <w:rPr/>
      </w:r>
    </w:p>
    <w:p>
      <w:pPr>
        <w:pStyle w:val="SOMContent"/>
        <w:spacing w:before="0" w:after="0"/>
        <w:ind w:left="720" w:right="0" w:hanging="0"/>
        <w:rPr/>
      </w:pPr>
      <w:r>
        <w:rPr/>
      </w:r>
    </w:p>
    <w:p>
      <w:pPr>
        <w:pStyle w:val="Paragraph"/>
        <w:spacing w:before="0" w:after="0"/>
        <w:ind w:left="0" w:right="0" w:hanging="0"/>
        <w:rPr>
          <w:b/>
          <w:b/>
        </w:rPr>
      </w:pPr>
      <w:r>
        <w:rPr>
          <w:b/>
        </w:rPr>
        <w:t>Supplementary Materials</w:t>
      </w:r>
    </w:p>
    <w:p>
      <w:pPr>
        <w:pStyle w:val="Normal"/>
        <w:ind w:left="720" w:right="0" w:hanging="0"/>
        <w:rPr>
          <w:rFonts w:eastAsia="Times New Roman"/>
          <w:sz w:val="24"/>
          <w:szCs w:val="24"/>
        </w:rPr>
      </w:pPr>
      <w:r>
        <w:rPr>
          <w:rFonts w:eastAsia="Times New Roman"/>
          <w:sz w:val="24"/>
          <w:szCs w:val="24"/>
        </w:rPr>
      </w:r>
    </w:p>
    <w:p>
      <w:pPr>
        <w:pStyle w:val="Refhead"/>
        <w:spacing w:before="0" w:after="0"/>
        <w:ind w:left="720" w:right="0" w:hanging="0"/>
        <w:rPr/>
      </w:pPr>
      <w:r>
        <w:rPr>
          <w:b w:val="false"/>
        </w:rPr>
        <w:t xml:space="preserve">Please use the </w:t>
      </w:r>
      <w:r>
        <w:rPr>
          <w:b w:val="false"/>
          <w:i/>
          <w:iCs/>
        </w:rPr>
        <w:t xml:space="preserve">Science Advances </w:t>
      </w:r>
      <w:hyperlink r:id="rId8">
        <w:r>
          <w:rPr>
            <w:rStyle w:val="InternetLink"/>
            <w:b w:val="false"/>
          </w:rPr>
          <w:t>template</w:t>
        </w:r>
      </w:hyperlink>
      <w:r>
        <w:rPr>
          <w:b w:val="false"/>
        </w:rPr>
        <w:t xml:space="preserve"> to format your Supplementary Materials.  </w:t>
      </w:r>
    </w:p>
    <w:p>
      <w:pPr>
        <w:pStyle w:val="Paragraph"/>
        <w:spacing w:before="0" w:after="0"/>
        <w:ind w:left="720" w:right="0" w:hanging="0"/>
        <w:rPr/>
      </w:pPr>
      <w:r>
        <w:rPr/>
      </w:r>
    </w:p>
    <w:p>
      <w:pPr>
        <w:pStyle w:val="SOMContent"/>
        <w:spacing w:before="0" w:after="0"/>
        <w:ind w:left="720" w:right="0" w:hanging="0"/>
        <w:rPr/>
      </w:pPr>
      <w:r>
        <w:rPr/>
      </w:r>
    </w:p>
    <w:sectPr>
      <w:headerReference w:type="first" r:id="rId9"/>
      <w:footerReference w:type="default" r:id="rId10"/>
      <w:footerReference w:type="first" r:id="rId11"/>
      <w:type w:val="nextPage"/>
      <w:pgSz w:w="12240" w:h="15840"/>
      <w:pgMar w:left="806" w:right="1987" w:header="432" w:top="994" w:footer="259" w:bottom="806" w:gutter="0"/>
      <w:lnNumType w:countBy="1" w:restart="continuous" w:distance="283"/>
      <w:pgNumType w:fmt="decimal"/>
      <w:formProt w:val="false"/>
      <w:titlePg/>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imothy Staples" w:date="2021-07-02T11:13:37Z" w:initials="TS">
    <w:p>
      <w:r>
        <w:rPr>
          <w:rFonts w:eastAsia="Calibr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n-US" w:val="en-US"/>
        </w:rPr>
        <w:t>Snakes is in the title. So is airborne sound. We should pick some more distinctive keywords.</w:t>
      </w:r>
    </w:p>
    <w:p>
      <w:r>
        <w:rPr>
          <w:rFonts w:ascii="Liberation Serif" w:hAnsi="Liberation Serif" w:eastAsia="Arial" w:cs="Arial"/>
          <w:sz w:val="24"/>
          <w:szCs w:val="24"/>
          <w:lang w:val="en-US" w:eastAsia="en-US" w:bidi="en-US"/>
        </w:rPr>
      </w:r>
    </w:p>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“behavior heritability” maybe?</w:t>
      </w:r>
    </w:p>
  </w:comment>
  <w:comment w:id="1" w:author="Timothy Staples" w:date="2021-07-01T11:08:18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To me this is a more important finding and teaser than simply being the first.</w:t>
      </w:r>
    </w:p>
  </w:comment>
  <w:comment w:id="3" w:author="Timothy Staples" w:date="2021-07-01T12:03:25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Gelfand, S. (2016). Essentials of Audiology. Thieme Medical Publishers, Incorporated, NEW YORK, GERMANY.</w:t>
      </w:r>
    </w:p>
  </w:comment>
  <w:comment w:id="2" w:author="Timothy Staples" w:date="2021-07-01T11:32:27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I was having some issues with the referencing here so I had to get rid of the special formatting sorry!</w:t>
      </w:r>
    </w:p>
  </w:comment>
  <w:comment w:id="4" w:author="Timothy Staples" w:date="2021-07-01T13:08:29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I think what this intro is missing is a discussion of how much snake behaviors vary across species and genera. This is big part of the selling point of our study, the variation between genera, so it would be good to know if there are other studies of movement etc in response to stimulus that study multiple genera.</w:t>
      </w:r>
    </w:p>
  </w:comment>
  <w:comment w:id="5" w:author="Timothy Staples" w:date="2021-07-01T13:07:04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I always like to finish an introduction with some research questions, even in a short-form journal.</w:t>
      </w:r>
    </w:p>
  </w:comment>
  <w:comment w:id="6" w:author="Timothy Staples" w:date="2021-07-01T13:01:06Z" w:initials="TS">
    <w:p>
      <w:r>
        <w:rPr>
          <w:rFonts w:ascii="Times New Roman" w:hAnsi="Times New Roman" w:eastAsia="Calibri"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US" w:eastAsia="en-US" w:bidi="ar-SA"/>
        </w:rPr>
        <w:t>I’m not really seeing how this is relevant to our study. We don’t test hunger/venom load as part of our study.</w:t>
      </w:r>
    </w:p>
  </w:comment>
  <w:comment w:id="7" w:author="Timothy Staples" w:date="2021-07-02T09:48:21Z" w:initials="TS">
    <w:p>
      <w:r>
        <w:rPr>
          <w:rFonts w:eastAsia="Calibr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n-US" w:val="en-US"/>
        </w:rPr>
        <w:t>Should this be a supp table? I don’t think it provides any info relevant to the study that isn’t in Fig. 1 (species, foraging mode, snake counts etc).</w:t>
      </w:r>
    </w:p>
  </w:comment>
  <w:comment w:id="8" w:author="Timothy Staples" w:date="2021-07-02T09:51:10Z" w:initials="TS">
    <w:p>
      <w:r>
        <w:rPr>
          <w:rFonts w:eastAsia="Calibr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n-US" w:val="en-US"/>
        </w:rPr>
        <w:t>Is this supposed to be a diagram of the room set-up? Fig 1 is currently the control break-down figure.</w:t>
      </w:r>
    </w:p>
  </w:comment>
  <w:comment w:id="9" w:author="Timothy Staples" w:date="2021-07-02T10:22:24Z" w:initials="TS">
    <w:p>
      <w:r>
        <w:rPr>
          <w:rFonts w:eastAsia="Calibri"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en-US" w:val="en-US"/>
        </w:rPr>
        <w:t>I’m not sure I understand what you’re trying to say here. Are you trying to say the behaviors were easy to measure or hard to measure?</w:t>
      </w:r>
    </w:p>
  </w:comment>
  <w:comment w:id="10" w:author="Christina Zdenek" w:date="2021-06-10T16:02:00Z" w:initials="CZ">
    <w:p>
      <w:r>
        <w:rPr>
          <w:rFonts w:ascii="Liberation Serif" w:hAnsi="Liberation Serif" w:eastAsia="Arial" w:cs="Arial"/>
          <w:sz w:val="24"/>
          <w:szCs w:val="24"/>
          <w:lang w:val="en-US" w:eastAsia="en-US" w:bidi="en-US"/>
        </w:rPr>
        <w:t>Damian, would you like to include them 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Calibri">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p>
    <w:pPr>
      <w:pStyle w:val="Footer"/>
      <w:pBdr>
        <w:top w:val="single" w:sz="4" w:space="1" w:color="000000"/>
      </w:pBdr>
      <w:rPr/>
    </w:pPr>
    <w:r>
      <w:rPr>
        <w:i/>
        <w:sz w:val="18"/>
        <w:szCs w:val="18"/>
      </w:rPr>
      <w:t>Science Advances</w:t>
    </w:r>
    <w:r>
      <w:rPr>
        <w:sz w:val="18"/>
        <w:szCs w:val="18"/>
      </w:rPr>
      <w:t xml:space="preserve">                                               Manuscript Template                                                                                           Page </w:t>
    </w:r>
    <w:r>
      <w:rPr>
        <w:b/>
        <w:bCs/>
        <w:sz w:val="18"/>
        <w:szCs w:val="18"/>
      </w:rPr>
      <w:fldChar w:fldCharType="begin"/>
    </w:r>
    <w:r>
      <w:rPr>
        <w:sz w:val="18"/>
        <w:b/>
        <w:szCs w:val="18"/>
        <w:bCs/>
      </w:rPr>
      <w:instrText> PAGE </w:instrText>
    </w:r>
    <w:r>
      <w:rPr>
        <w:sz w:val="18"/>
        <w:b/>
        <w:szCs w:val="18"/>
        <w:bCs/>
      </w:rPr>
      <w:fldChar w:fldCharType="separate"/>
    </w:r>
    <w:r>
      <w:rPr>
        <w:sz w:val="18"/>
        <w:b/>
        <w:szCs w:val="18"/>
        <w:bCs/>
      </w:rPr>
      <w:t>9</w:t>
    </w:r>
    <w:r>
      <w:rPr>
        <w:sz w:val="18"/>
        <w:b/>
        <w:szCs w:val="18"/>
        <w:bCs/>
      </w:rPr>
      <w:fldChar w:fldCharType="end"/>
    </w:r>
    <w:r>
      <w:rPr>
        <w:sz w:val="18"/>
        <w:szCs w:val="18"/>
      </w:rPr>
      <w:t xml:space="preserve"> of </w:t>
    </w:r>
    <w:r>
      <w:rPr>
        <w:b/>
        <w:bCs/>
        <w:sz w:val="18"/>
        <w:szCs w:val="18"/>
      </w:rPr>
      <w:fldChar w:fldCharType="begin"/>
    </w:r>
    <w:r>
      <w:rPr>
        <w:sz w:val="18"/>
        <w:b/>
        <w:szCs w:val="18"/>
        <w:bCs/>
      </w:rPr>
      <w:instrText> NUMPAGES </w:instrText>
    </w:r>
    <w:r>
      <w:rPr>
        <w:sz w:val="18"/>
        <w:b/>
        <w:szCs w:val="18"/>
        <w:bCs/>
      </w:rPr>
      <w:fldChar w:fldCharType="separate"/>
    </w:r>
    <w:r>
      <w:rPr>
        <w:sz w:val="18"/>
        <w:b/>
        <w:szCs w:val="18"/>
        <w:bCs/>
      </w:rPr>
      <w:t>15</w:t>
    </w:r>
    <w:r>
      <w:rPr>
        <w:sz w:val="18"/>
        <w:b/>
        <w:szCs w:val="18"/>
        <w:bCs/>
      </w:rPr>
      <w:fldChar w:fldCharType="end"/>
    </w:r>
  </w:p>
  <w:p>
    <w:pPr>
      <w:pStyle w:val="Footer"/>
      <w:ind w:left="0"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umber"/>
      </w:rPr>
      <w:fldChar w:fldCharType="begin"/>
    </w:r>
    <w:r>
      <w:rPr>
        <w:rStyle w:val="Pagenumber"/>
      </w:rPr>
      <w:instrText> PAGE </w:instrText>
    </w:r>
    <w:r>
      <w:rPr>
        <w:rStyle w:val="Pagenumber"/>
      </w:rPr>
      <w:fldChar w:fldCharType="separate"/>
    </w:r>
    <w:r>
      <w:rPr>
        <w:rStyle w:val="Pagenumber"/>
      </w:rPr>
      <w:t>10</w:t>
    </w:r>
    <w:r>
      <w:rPr>
        <w:rStyle w:val="Pagenumber"/>
      </w:rPr>
      <w:fldChar w:fldCharType="end"/>
    </w:r>
  </w:p>
  <w:p>
    <w:pPr>
      <w:pStyle w:val="Footer"/>
      <w:pBdr>
        <w:top w:val="single" w:sz="4" w:space="1" w:color="000000"/>
      </w:pBdr>
      <w:rPr/>
    </w:pPr>
    <w:r>
      <w:rPr>
        <w:i/>
        <w:sz w:val="18"/>
        <w:szCs w:val="18"/>
      </w:rPr>
      <w:t>Science Advances</w:t>
    </w:r>
    <w:r>
      <w:rPr>
        <w:sz w:val="18"/>
        <w:szCs w:val="18"/>
      </w:rPr>
      <w:t xml:space="preserve">                                               Manuscript Template                                                                                           Page </w:t>
    </w:r>
    <w:r>
      <w:rPr>
        <w:b/>
        <w:bCs/>
        <w:sz w:val="18"/>
        <w:szCs w:val="18"/>
      </w:rPr>
      <w:fldChar w:fldCharType="begin"/>
    </w:r>
    <w:r>
      <w:rPr>
        <w:sz w:val="18"/>
        <w:b/>
        <w:szCs w:val="18"/>
        <w:bCs/>
      </w:rPr>
      <w:instrText> PAGE </w:instrText>
    </w:r>
    <w:r>
      <w:rPr>
        <w:sz w:val="18"/>
        <w:b/>
        <w:szCs w:val="18"/>
        <w:bCs/>
      </w:rPr>
      <w:fldChar w:fldCharType="separate"/>
    </w:r>
    <w:r>
      <w:rPr>
        <w:sz w:val="18"/>
        <w:b/>
        <w:szCs w:val="18"/>
        <w:bCs/>
      </w:rPr>
      <w:t>10</w:t>
    </w:r>
    <w:r>
      <w:rPr>
        <w:sz w:val="18"/>
        <w:b/>
        <w:szCs w:val="18"/>
        <w:bCs/>
      </w:rPr>
      <w:fldChar w:fldCharType="end"/>
    </w:r>
    <w:r>
      <w:rPr>
        <w:sz w:val="18"/>
        <w:szCs w:val="18"/>
      </w:rPr>
      <w:t xml:space="preserve"> of </w:t>
    </w:r>
    <w:r>
      <w:rPr>
        <w:b/>
        <w:bCs/>
        <w:sz w:val="18"/>
        <w:szCs w:val="18"/>
      </w:rPr>
      <w:fldChar w:fldCharType="begin"/>
    </w:r>
    <w:r>
      <w:rPr>
        <w:sz w:val="18"/>
        <w:b/>
        <w:szCs w:val="18"/>
        <w:bCs/>
      </w:rPr>
      <w:instrText> NUMPAGES </w:instrText>
    </w:r>
    <w:r>
      <w:rPr>
        <w:sz w:val="18"/>
        <w:b/>
        <w:szCs w:val="18"/>
        <w:bCs/>
      </w:rPr>
      <w:fldChar w:fldCharType="separate"/>
    </w:r>
    <w:r>
      <w:rPr>
        <w:sz w:val="18"/>
        <w:b/>
        <w:szCs w:val="18"/>
        <w:bCs/>
      </w:rPr>
      <w:t>15</w:t>
    </w:r>
    <w:r>
      <w:rPr>
        <w:sz w:val="18"/>
        <w:b/>
        <w:szCs w:val="18"/>
        <w:bCs/>
      </w:rPr>
      <w:fldChar w:fldCharType="end"/>
    </w:r>
  </w:p>
  <w:p>
    <w:pPr>
      <w:pStyle w:val="Footer"/>
      <w:ind w:left="0"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pPr>
    <w:r>
      <w:rPr>
        <w:i/>
        <w:sz w:val="18"/>
        <w:szCs w:val="18"/>
      </w:rPr>
      <w:t>Science Advances</w:t>
    </w:r>
    <w:r>
      <w:rPr>
        <w:sz w:val="18"/>
        <w:szCs w:val="18"/>
      </w:rPr>
      <w:t xml:space="preserve">                                               Manuscript Template                                                                           Page </w:t>
    </w:r>
    <w:r>
      <w:rPr>
        <w:b/>
        <w:bCs/>
        <w:sz w:val="18"/>
        <w:szCs w:val="18"/>
      </w:rPr>
      <w:fldChar w:fldCharType="begin"/>
    </w:r>
    <w:r>
      <w:rPr>
        <w:sz w:val="18"/>
        <w:b/>
        <w:szCs w:val="18"/>
        <w:bCs/>
      </w:rPr>
      <w:instrText> PAGE </w:instrText>
    </w:r>
    <w:r>
      <w:rPr>
        <w:sz w:val="18"/>
        <w:b/>
        <w:szCs w:val="18"/>
        <w:bCs/>
      </w:rPr>
      <w:fldChar w:fldCharType="separate"/>
    </w:r>
    <w:r>
      <w:rPr>
        <w:sz w:val="18"/>
        <w:b/>
        <w:szCs w:val="18"/>
        <w:bCs/>
      </w:rPr>
      <w:t>15</w:t>
    </w:r>
    <w:r>
      <w:rPr>
        <w:sz w:val="18"/>
        <w:b/>
        <w:szCs w:val="18"/>
        <w:bCs/>
      </w:rPr>
      <w:fldChar w:fldCharType="end"/>
    </w:r>
    <w:r>
      <w:rPr>
        <w:sz w:val="18"/>
        <w:szCs w:val="18"/>
      </w:rPr>
      <w:t xml:space="preserve"> of </w:t>
    </w:r>
    <w:r>
      <w:rPr>
        <w:b/>
        <w:bCs/>
        <w:sz w:val="18"/>
        <w:szCs w:val="18"/>
      </w:rPr>
      <w:fldChar w:fldCharType="begin"/>
    </w:r>
    <w:r>
      <w:rPr>
        <w:sz w:val="18"/>
        <w:b/>
        <w:szCs w:val="18"/>
        <w:bCs/>
      </w:rPr>
      <w:instrText> NUMPAGES </w:instrText>
    </w:r>
    <w:r>
      <w:rPr>
        <w:sz w:val="18"/>
        <w:b/>
        <w:szCs w:val="18"/>
        <w:bCs/>
      </w:rPr>
      <w:fldChar w:fldCharType="separate"/>
    </w:r>
    <w:r>
      <w:rPr>
        <w:sz w:val="18"/>
        <w:b/>
        <w:szCs w:val="18"/>
        <w:bCs/>
      </w:rPr>
      <w:t>15</w:t>
    </w:r>
    <w:r>
      <w:rPr>
        <w:sz w:val="18"/>
        <w:b/>
        <w:szCs w:val="18"/>
        <w:bCs/>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pPr>
    <w:r>
      <w:rPr>
        <w:i/>
        <w:sz w:val="18"/>
        <w:szCs w:val="18"/>
      </w:rPr>
      <w:t>Science Advances</w:t>
    </w:r>
    <w:r>
      <w:rPr>
        <w:sz w:val="18"/>
        <w:szCs w:val="18"/>
      </w:rPr>
      <w:t xml:space="preserve">                                               Manuscript Template                                                                                           Page </w:t>
    </w:r>
    <w:r>
      <w:rPr>
        <w:b/>
        <w:bCs/>
        <w:sz w:val="18"/>
        <w:szCs w:val="18"/>
      </w:rPr>
      <w:fldChar w:fldCharType="begin"/>
    </w:r>
    <w:r>
      <w:rPr>
        <w:sz w:val="18"/>
        <w:b/>
        <w:szCs w:val="18"/>
        <w:bCs/>
      </w:rPr>
      <w:instrText> PAGE </w:instrText>
    </w:r>
    <w:r>
      <w:rPr>
        <w:sz w:val="18"/>
        <w:b/>
        <w:szCs w:val="18"/>
        <w:bCs/>
      </w:rPr>
      <w:fldChar w:fldCharType="separate"/>
    </w:r>
    <w:r>
      <w:rPr>
        <w:sz w:val="18"/>
        <w:b/>
        <w:szCs w:val="18"/>
        <w:bCs/>
      </w:rPr>
      <w:t>11</w:t>
    </w:r>
    <w:r>
      <w:rPr>
        <w:sz w:val="18"/>
        <w:b/>
        <w:szCs w:val="18"/>
        <w:bCs/>
      </w:rPr>
      <w:fldChar w:fldCharType="end"/>
    </w:r>
    <w:r>
      <w:rPr>
        <w:sz w:val="18"/>
        <w:szCs w:val="18"/>
      </w:rPr>
      <w:t xml:space="preserve"> of </w:t>
    </w:r>
    <w:r>
      <w:rPr>
        <w:b/>
        <w:bCs/>
        <w:sz w:val="18"/>
        <w:szCs w:val="18"/>
      </w:rPr>
      <w:fldChar w:fldCharType="begin"/>
    </w:r>
    <w:r>
      <w:rPr>
        <w:sz w:val="18"/>
        <w:b/>
        <w:szCs w:val="18"/>
        <w:bCs/>
      </w:rPr>
      <w:instrText> NUMPAGES </w:instrText>
    </w:r>
    <w:r>
      <w:rPr>
        <w:sz w:val="18"/>
        <w:b/>
        <w:szCs w:val="18"/>
        <w:bCs/>
      </w:rPr>
      <w:fldChar w:fldCharType="separate"/>
    </w:r>
    <w:r>
      <w:rPr>
        <w:sz w:val="18"/>
        <w:b/>
        <w:szCs w:val="18"/>
        <w:bCs/>
      </w:rPr>
      <w:t>15</w:t>
    </w:r>
    <w:r>
      <w:rPr>
        <w:sz w:val="18"/>
        <w:b/>
        <w:szCs w:val="18"/>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r>
  </w:p>
  <w:tbl>
    <w:tblPr>
      <w:tblW w:w="13110" w:type="dxa"/>
      <w:jc w:val="left"/>
      <w:tblInd w:w="738" w:type="dxa"/>
      <w:tblLayout w:type="fixed"/>
      <w:tblCellMar>
        <w:top w:w="0" w:type="dxa"/>
        <w:left w:w="108" w:type="dxa"/>
        <w:bottom w:w="0" w:type="dxa"/>
        <w:right w:w="108" w:type="dxa"/>
      </w:tblCellMar>
    </w:tblPr>
    <w:tblGrid>
      <w:gridCol w:w="6839"/>
      <w:gridCol w:w="6271"/>
    </w:tblGrid>
    <w:tr>
      <w:trPr>
        <w:trHeight w:val="900" w:hRule="atLeast"/>
      </w:trPr>
      <w:tc>
        <w:tcPr>
          <w:tcW w:w="6839" w:type="dxa"/>
          <w:tcBorders/>
        </w:tcPr>
        <w:p>
          <w:pPr>
            <w:pStyle w:val="Normal"/>
            <w:widowControl w:val="false"/>
            <w:ind w:left="0" w:right="-86" w:hanging="0"/>
            <w:rPr/>
          </w:pPr>
          <w:r>
            <w:rPr/>
            <w:drawing>
              <wp:inline distT="0" distB="0" distL="0" distR="0">
                <wp:extent cx="3657600" cy="762000"/>
                <wp:effectExtent l="0" t="0" r="0" b="0"/>
                <wp:docPr id="4" name="Picture 1"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SCAdvances-AAAS-logo-color-AAAS-stacked"/>
                        <pic:cNvPicPr>
                          <a:picLocks noChangeAspect="1" noChangeArrowheads="1"/>
                        </pic:cNvPicPr>
                      </pic:nvPicPr>
                      <pic:blipFill>
                        <a:blip r:embed="rId1"/>
                        <a:stretch>
                          <a:fillRect/>
                        </a:stretch>
                      </pic:blipFill>
                      <pic:spPr bwMode="auto">
                        <a:xfrm>
                          <a:off x="0" y="0"/>
                          <a:ext cx="3657600" cy="762000"/>
                        </a:xfrm>
                        <a:prstGeom prst="rect">
                          <a:avLst/>
                        </a:prstGeom>
                      </pic:spPr>
                    </pic:pic>
                  </a:graphicData>
                </a:graphic>
              </wp:inline>
            </w:drawing>
          </w:r>
        </w:p>
      </w:tc>
      <w:tc>
        <w:tcPr>
          <w:tcW w:w="6271" w:type="dxa"/>
          <w:tcBorders/>
          <w:vAlign w:val="center"/>
        </w:tcPr>
        <w:p>
          <w:pPr>
            <w:pStyle w:val="Normal"/>
            <w:widowControl w:val="false"/>
            <w:ind w:left="0" w:right="1008" w:hanging="0"/>
            <w:rPr>
              <w:rFonts w:eastAsia="Times New Roman"/>
              <w:b/>
              <w:b/>
              <w:sz w:val="48"/>
              <w:szCs w:val="22"/>
            </w:rPr>
          </w:pPr>
          <w:r>
            <w:rPr>
              <w:rFonts w:eastAsia="Times New Roman"/>
              <w:b/>
              <w:sz w:val="48"/>
              <w:szCs w:val="22"/>
            </w:rPr>
            <w:t xml:space="preserve">Manuscript </w:t>
          </w:r>
        </w:p>
        <w:p>
          <w:pPr>
            <w:pStyle w:val="Normal"/>
            <w:widowControl w:val="false"/>
            <w:ind w:left="0" w:right="1008" w:hanging="0"/>
            <w:rPr>
              <w:rFonts w:eastAsia="Times New Roman"/>
              <w:b/>
              <w:b/>
              <w:sz w:val="48"/>
              <w:szCs w:val="22"/>
            </w:rPr>
          </w:pPr>
          <w:r>
            <w:rPr>
              <w:rFonts w:eastAsia="Times New Roman"/>
              <w:b/>
              <w:sz w:val="48"/>
              <w:szCs w:val="22"/>
            </w:rPr>
            <w:t>Template</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Letter"/>
      <w:lvlText w:val="%1"/>
      <w:lvlJc w:val="left"/>
      <w:pPr>
        <w:tabs>
          <w:tab w:val="num" w:pos="0"/>
        </w:tabs>
        <w:ind w:left="2061" w:hanging="360"/>
      </w:pPr>
    </w:lvl>
    <w:lvl w:ilvl="1">
      <w:start w:val="1"/>
      <w:numFmt w:val="lowerLetter"/>
      <w:lvlText w:val="%1.%2"/>
      <w:lvlJc w:val="left"/>
      <w:pPr>
        <w:tabs>
          <w:tab w:val="num" w:pos="0"/>
        </w:tabs>
        <w:ind w:left="2781" w:hanging="360"/>
      </w:pPr>
    </w:lvl>
    <w:lvl w:ilvl="2">
      <w:start w:val="1"/>
      <w:numFmt w:val="lowerRoman"/>
      <w:lvlText w:val="%2.%3"/>
      <w:lvlJc w:val="right"/>
      <w:pPr>
        <w:tabs>
          <w:tab w:val="num" w:pos="0"/>
        </w:tabs>
        <w:ind w:left="3501" w:hanging="180"/>
      </w:pPr>
    </w:lvl>
    <w:lvl w:ilvl="3">
      <w:start w:val="1"/>
      <w:numFmt w:val="decimal"/>
      <w:lvlText w:val="%3.%4"/>
      <w:lvlJc w:val="left"/>
      <w:pPr>
        <w:tabs>
          <w:tab w:val="num" w:pos="0"/>
        </w:tabs>
        <w:ind w:left="4221" w:hanging="360"/>
      </w:pPr>
    </w:lvl>
    <w:lvl w:ilvl="4">
      <w:start w:val="1"/>
      <w:numFmt w:val="lowerLetter"/>
      <w:lvlText w:val="%4.%5"/>
      <w:lvlJc w:val="left"/>
      <w:pPr>
        <w:tabs>
          <w:tab w:val="num" w:pos="0"/>
        </w:tabs>
        <w:ind w:left="4941" w:hanging="360"/>
      </w:pPr>
    </w:lvl>
    <w:lvl w:ilvl="5">
      <w:start w:val="1"/>
      <w:numFmt w:val="lowerRoman"/>
      <w:lvlText w:val="%5.%6"/>
      <w:lvlJc w:val="right"/>
      <w:pPr>
        <w:tabs>
          <w:tab w:val="num" w:pos="0"/>
        </w:tabs>
        <w:ind w:left="5661" w:hanging="180"/>
      </w:pPr>
    </w:lvl>
    <w:lvl w:ilvl="6">
      <w:start w:val="1"/>
      <w:numFmt w:val="decimal"/>
      <w:lvlText w:val="%6.%7"/>
      <w:lvlJc w:val="left"/>
      <w:pPr>
        <w:tabs>
          <w:tab w:val="num" w:pos="0"/>
        </w:tabs>
        <w:ind w:left="6381" w:hanging="360"/>
      </w:pPr>
    </w:lvl>
    <w:lvl w:ilvl="7">
      <w:start w:val="1"/>
      <w:numFmt w:val="lowerLetter"/>
      <w:lvlText w:val="%7.%8"/>
      <w:lvlJc w:val="left"/>
      <w:pPr>
        <w:tabs>
          <w:tab w:val="num" w:pos="0"/>
        </w:tabs>
        <w:ind w:left="7101" w:hanging="360"/>
      </w:pPr>
    </w:lvl>
    <w:lvl w:ilvl="8">
      <w:start w:val="1"/>
      <w:numFmt w:val="lowerRoman"/>
      <w:lvlText w:val="%8.%9"/>
      <w:lvlJc w:val="right"/>
      <w:pPr>
        <w:tabs>
          <w:tab w:val="num" w:pos="0"/>
        </w:tabs>
        <w:ind w:left="7821" w:hanging="180"/>
      </w:pPr>
    </w:lvl>
  </w:abstractNum>
  <w:num w:numId="1">
    <w:abstractNumId w:val="1"/>
  </w:num>
  <w:num w:numId="2">
    <w:abstractNumId w:val="2"/>
  </w:num>
</w:numbering>
</file>

<file path=word/settings.xml><?xml version="1.0" encoding="utf-8"?>
<w:settings xmlns:w="http://schemas.openxmlformats.org/wordprocessingml/2006/main">
  <w:zoom w:percent="120"/>
  <w:revisionView w:insDel="0" w:formatting="0"/>
  <w:trackRevisions/>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Heading3">
    <w:name w:val="Heading 3"/>
    <w:basedOn w:val="Normal"/>
    <w:next w:val="Normal"/>
    <w:qFormat/>
    <w:pPr>
      <w:keepNext w:val="true"/>
      <w:keepLines/>
      <w:numPr>
        <w:ilvl w:val="0"/>
        <w:numId w:val="0"/>
      </w:numPr>
      <w:spacing w:lineRule="auto" w:line="288" w:before="40" w:after="0"/>
      <w:outlineLvl w:val="2"/>
    </w:pPr>
    <w:rPr>
      <w:rFonts w:ascii="Calibri Light" w:hAnsi="Calibri Light" w:eastAsia="Calibri" w:cs="Times New Roman"/>
      <w:color w:val="1F3763"/>
      <w:sz w:val="24"/>
      <w:szCs w:val="24"/>
      <w:shd w:fill="FFFFFF" w:val="clear"/>
      <w:lang w:val="en-AU"/>
    </w:rPr>
  </w:style>
  <w:style w:type="character" w:styleId="DefaultParagraphFont">
    <w:name w:val="Default Paragraph Font"/>
    <w:qFormat/>
    <w:rPr/>
  </w:style>
  <w:style w:type="character" w:styleId="Aubase">
    <w:name w:val="au_base"/>
    <w:qFormat/>
    <w:rPr>
      <w:sz w:val="24"/>
    </w:rPr>
  </w:style>
  <w:style w:type="character" w:styleId="Aucollab">
    <w:name w:val="au_collab"/>
    <w:qFormat/>
    <w:rPr>
      <w:sz w:val="24"/>
      <w:shd w:fill="C0C0C0" w:val="clear"/>
    </w:rPr>
  </w:style>
  <w:style w:type="character" w:styleId="Audeg">
    <w:name w:val="au_deg"/>
    <w:qFormat/>
    <w:rPr>
      <w:sz w:val="24"/>
      <w:shd w:fill="FFFF00" w:val="clear"/>
    </w:rPr>
  </w:style>
  <w:style w:type="character" w:styleId="Aufname">
    <w:name w:val="au_fname"/>
    <w:qFormat/>
    <w:rPr>
      <w:sz w:val="24"/>
      <w:shd w:fill="00FFFF" w:val="clear"/>
    </w:rPr>
  </w:style>
  <w:style w:type="character" w:styleId="Aurole">
    <w:name w:val="au_role"/>
    <w:qFormat/>
    <w:rPr>
      <w:sz w:val="24"/>
      <w:shd w:fill="808000" w:val="clear"/>
    </w:rPr>
  </w:style>
  <w:style w:type="character" w:styleId="Ausuffix">
    <w:name w:val="au_suffix"/>
    <w:qFormat/>
    <w:rPr>
      <w:sz w:val="24"/>
      <w:shd w:fill="FF00FF" w:val="clear"/>
    </w:rPr>
  </w:style>
  <w:style w:type="character" w:styleId="Ausurname">
    <w:name w:val="au_surname"/>
    <w:qFormat/>
    <w:rPr>
      <w:sz w:val="24"/>
      <w:shd w:fill="00FF00" w:val="clear"/>
    </w:rPr>
  </w:style>
  <w:style w:type="character" w:styleId="BalloonTextChar">
    <w:name w:val="Balloon Text Char"/>
    <w:qFormat/>
    <w:rPr>
      <w:rFonts w:ascii="Lucida Grande" w:hAnsi="Lucida Grande" w:eastAsia="Times New Roman"/>
      <w:sz w:val="18"/>
      <w:szCs w:val="18"/>
    </w:rPr>
  </w:style>
  <w:style w:type="character" w:styleId="Bibarticle">
    <w:name w:val="bib_article"/>
    <w:qFormat/>
    <w:rPr>
      <w:sz w:val="24"/>
      <w:shd w:fill="00FFFF" w:val="clear"/>
    </w:rPr>
  </w:style>
  <w:style w:type="character" w:styleId="Bibbase">
    <w:name w:val="bib_base"/>
    <w:qFormat/>
    <w:rPr>
      <w:sz w:val="24"/>
    </w:rPr>
  </w:style>
  <w:style w:type="character" w:styleId="Bibcomment">
    <w:name w:val="bib_comment"/>
    <w:qFormat/>
    <w:rPr>
      <w:sz w:val="24"/>
    </w:rPr>
  </w:style>
  <w:style w:type="character" w:styleId="Bibdeg">
    <w:name w:val="bib_deg"/>
    <w:qFormat/>
    <w:rPr>
      <w:sz w:val="24"/>
    </w:rPr>
  </w:style>
  <w:style w:type="character" w:styleId="Bibdoi">
    <w:name w:val="bib_doi"/>
    <w:qFormat/>
    <w:rPr>
      <w:sz w:val="24"/>
      <w:shd w:fill="00FF00" w:val="clear"/>
    </w:rPr>
  </w:style>
  <w:style w:type="character" w:styleId="Bibetal">
    <w:name w:val="bib_etal"/>
    <w:qFormat/>
    <w:rPr>
      <w:sz w:val="24"/>
      <w:shd w:fill="008080" w:val="clear"/>
    </w:rPr>
  </w:style>
  <w:style w:type="character" w:styleId="Bibfname">
    <w:name w:val="bib_fname"/>
    <w:qFormat/>
    <w:rPr>
      <w:sz w:val="24"/>
      <w:shd w:fill="FFFF00" w:val="clear"/>
    </w:rPr>
  </w:style>
  <w:style w:type="character" w:styleId="Bibfpage">
    <w:name w:val="bib_fpage"/>
    <w:qFormat/>
    <w:rPr>
      <w:sz w:val="24"/>
      <w:shd w:fill="808080" w:val="clear"/>
    </w:rPr>
  </w:style>
  <w:style w:type="character" w:styleId="Bibissue">
    <w:name w:val="bib_issue"/>
    <w:qFormat/>
    <w:rPr>
      <w:sz w:val="24"/>
      <w:shd w:fill="FFFF00" w:val="clear"/>
    </w:rPr>
  </w:style>
  <w:style w:type="character" w:styleId="Bibjournal">
    <w:name w:val="bib_journal"/>
    <w:qFormat/>
    <w:rPr>
      <w:sz w:val="24"/>
      <w:shd w:fill="808000" w:val="clear"/>
    </w:rPr>
  </w:style>
  <w:style w:type="character" w:styleId="Biblpage">
    <w:name w:val="bib_lpage"/>
    <w:qFormat/>
    <w:rPr>
      <w:sz w:val="24"/>
      <w:shd w:fill="808080" w:val="clear"/>
    </w:rPr>
  </w:style>
  <w:style w:type="character" w:styleId="Bibmedline">
    <w:name w:val="bib_medline"/>
    <w:qFormat/>
    <w:rPr>
      <w:sz w:val="24"/>
    </w:rPr>
  </w:style>
  <w:style w:type="character" w:styleId="Bibnumber">
    <w:name w:val="bib_number"/>
    <w:qFormat/>
    <w:rPr>
      <w:sz w:val="24"/>
    </w:rPr>
  </w:style>
  <w:style w:type="character" w:styleId="Biborganization">
    <w:name w:val="bib_organization"/>
    <w:qFormat/>
    <w:rPr>
      <w:sz w:val="24"/>
      <w:shd w:fill="808000" w:val="clear"/>
    </w:rPr>
  </w:style>
  <w:style w:type="character" w:styleId="Bibsuffix">
    <w:name w:val="bib_suffix"/>
    <w:qFormat/>
    <w:rPr>
      <w:sz w:val="24"/>
    </w:rPr>
  </w:style>
  <w:style w:type="character" w:styleId="Bibsuppl">
    <w:name w:val="bib_suppl"/>
    <w:qFormat/>
    <w:rPr>
      <w:sz w:val="24"/>
      <w:shd w:fill="FFFF00" w:val="clear"/>
    </w:rPr>
  </w:style>
  <w:style w:type="character" w:styleId="Bibsurname">
    <w:name w:val="bib_surname"/>
    <w:qFormat/>
    <w:rPr>
      <w:sz w:val="24"/>
      <w:shd w:fill="FFFF00" w:val="clear"/>
    </w:rPr>
  </w:style>
  <w:style w:type="character" w:styleId="Bibunpubl">
    <w:name w:val="bib_unpubl"/>
    <w:qFormat/>
    <w:rPr>
      <w:sz w:val="24"/>
    </w:rPr>
  </w:style>
  <w:style w:type="character" w:styleId="Biburl">
    <w:name w:val="bib_url"/>
    <w:qFormat/>
    <w:rPr>
      <w:sz w:val="24"/>
      <w:shd w:fill="00FF00" w:val="clear"/>
    </w:rPr>
  </w:style>
  <w:style w:type="character" w:styleId="Bibvolume">
    <w:name w:val="bib_volume"/>
    <w:qFormat/>
    <w:rPr>
      <w:sz w:val="24"/>
      <w:shd w:fill="00FF00" w:val="clear"/>
    </w:rPr>
  </w:style>
  <w:style w:type="character" w:styleId="Bibyear">
    <w:name w:val="bib_year"/>
    <w:qFormat/>
    <w:rPr>
      <w:sz w:val="24"/>
      <w:shd w:fill="FF00FF" w:val="clear"/>
    </w:rPr>
  </w:style>
  <w:style w:type="character" w:styleId="Citebase">
    <w:name w:val="cite_base"/>
    <w:qFormat/>
    <w:rPr>
      <w:sz w:val="24"/>
    </w:rPr>
  </w:style>
  <w:style w:type="character" w:styleId="Citebib">
    <w:name w:val="cite_bib"/>
    <w:qFormat/>
    <w:rPr>
      <w:sz w:val="24"/>
      <w:shd w:fill="00FFFF" w:val="clear"/>
    </w:rPr>
  </w:style>
  <w:style w:type="character" w:styleId="Citebox">
    <w:name w:val="cite_box"/>
    <w:qFormat/>
    <w:rPr>
      <w:sz w:val="24"/>
    </w:rPr>
  </w:style>
  <w:style w:type="character" w:styleId="Citeen">
    <w:name w:val="cite_en"/>
    <w:qFormat/>
    <w:rPr>
      <w:sz w:val="24"/>
      <w:shd w:fill="FFFF00" w:val="clear"/>
      <w:vertAlign w:val="superscript"/>
    </w:rPr>
  </w:style>
  <w:style w:type="character" w:styleId="Citeeq">
    <w:name w:val="cite_eq"/>
    <w:qFormat/>
    <w:rPr>
      <w:sz w:val="24"/>
      <w:shd w:fill="FF99CC" w:val="clear"/>
    </w:rPr>
  </w:style>
  <w:style w:type="character" w:styleId="Citefig">
    <w:name w:val="cite_fig"/>
    <w:qFormat/>
    <w:rPr>
      <w:color w:val="000000"/>
      <w:sz w:val="24"/>
      <w:shd w:fill="00FF00" w:val="clear"/>
    </w:rPr>
  </w:style>
  <w:style w:type="character" w:styleId="Citefn">
    <w:name w:val="cite_fn"/>
    <w:qFormat/>
    <w:rPr>
      <w:sz w:val="24"/>
      <w:shd w:fill="FF0000" w:val="clear"/>
    </w:rPr>
  </w:style>
  <w:style w:type="character" w:styleId="Citetbl">
    <w:name w:val="cite_tbl"/>
    <w:qFormat/>
    <w:rPr>
      <w:color w:val="000000"/>
      <w:sz w:val="24"/>
      <w:shd w:fill="FF00FF" w:val="clear"/>
    </w:rPr>
  </w:style>
  <w:style w:type="character" w:styleId="Annotationreference">
    <w:name w:val="annotation reference"/>
    <w:qFormat/>
    <w:rPr>
      <w:sz w:val="18"/>
      <w:szCs w:val="18"/>
    </w:rPr>
  </w:style>
  <w:style w:type="character" w:styleId="CommentTextChar">
    <w:name w:val="Comment Text Char"/>
    <w:qFormat/>
    <w:rPr>
      <w:rFonts w:ascii="Times New Roman" w:hAnsi="Times New Roman" w:eastAsia="Times New Roman"/>
      <w:sz w:val="20"/>
      <w:szCs w:val="20"/>
    </w:rPr>
  </w:style>
  <w:style w:type="character" w:styleId="CommentSubjectChar">
    <w:name w:val="Comment Subject Char"/>
    <w:qFormat/>
    <w:rPr>
      <w:rFonts w:ascii="Times New Roman" w:hAnsi="Times New Roman" w:eastAsia="Times New Roman"/>
      <w:b/>
      <w:bCs/>
      <w:sz w:val="20"/>
      <w:szCs w:val="20"/>
    </w:rPr>
  </w:style>
  <w:style w:type="character" w:styleId="ContractNumber">
    <w:name w:val="Contract Number"/>
    <w:qFormat/>
    <w:rPr>
      <w:sz w:val="24"/>
      <w:szCs w:val="24"/>
      <w:shd w:fill="CCFFCC" w:val="clear"/>
    </w:rPr>
  </w:style>
  <w:style w:type="character" w:styleId="ContractSponsor">
    <w:name w:val="Contract Sponsor"/>
    <w:qFormat/>
    <w:rPr>
      <w:sz w:val="24"/>
      <w:szCs w:val="24"/>
      <w:shd w:fill="FFCC99" w:val="clear"/>
    </w:rPr>
  </w:style>
  <w:style w:type="character" w:styleId="Emphasis">
    <w:name w:val="Emphasis"/>
    <w:qFormat/>
    <w:rPr>
      <w:i/>
      <w:iCs/>
    </w:rPr>
  </w:style>
  <w:style w:type="character" w:styleId="EndnoteCharacters">
    <w:name w:val="Endnote Characters"/>
    <w:qFormat/>
    <w:rPr>
      <w:vertAlign w:val="superscript"/>
    </w:rPr>
  </w:style>
  <w:style w:type="character" w:styleId="EndnoteAnchor">
    <w:name w:val="Endnote Anchor"/>
    <w:rPr>
      <w:vertAlign w:val="superscript"/>
    </w:rPr>
  </w:style>
  <w:style w:type="character" w:styleId="EndnoteTextChar">
    <w:name w:val="Endnote Text Char"/>
    <w:qFormat/>
    <w:rPr>
      <w:rFonts w:ascii="Cambria" w:hAnsi="Cambria" w:eastAsia="Cambria"/>
      <w:sz w:val="20"/>
      <w:szCs w:val="20"/>
    </w:rPr>
  </w:style>
  <w:style w:type="character" w:styleId="Eqno">
    <w:name w:val="eq_no"/>
    <w:qFormat/>
    <w:rPr>
      <w:sz w:val="24"/>
    </w:rPr>
  </w:style>
  <w:style w:type="character" w:styleId="VisitedInternetLink">
    <w:name w:val="FollowedHyperlink"/>
    <w:rPr>
      <w:color w:val="800080"/>
      <w:u w:val="single"/>
    </w:rPr>
  </w:style>
  <w:style w:type="character" w:styleId="FooterChar">
    <w:name w:val="Footer Char"/>
    <w:qFormat/>
    <w:rPr>
      <w:rFonts w:ascii="Times New Roman" w:hAnsi="Times New Roman" w:eastAsia="Times New Roman"/>
      <w:sz w:val="20"/>
      <w:szCs w:val="20"/>
    </w:rPr>
  </w:style>
  <w:style w:type="character" w:styleId="FootnoteCharacters">
    <w:name w:val="Footnote Characters"/>
    <w:qFormat/>
    <w:rPr>
      <w:vertAlign w:val="superscript"/>
    </w:rPr>
  </w:style>
  <w:style w:type="character" w:styleId="FootnoteAnchor">
    <w:name w:val="Footnote Anchor"/>
    <w:rPr>
      <w:vertAlign w:val="superscript"/>
    </w:rPr>
  </w:style>
  <w:style w:type="character" w:styleId="HeaderChar">
    <w:name w:val="Header Char"/>
    <w:qFormat/>
    <w:rPr>
      <w:rFonts w:ascii="Times New Roman" w:hAnsi="Times New Roman" w:eastAsia="Times New Roman"/>
      <w:sz w:val="20"/>
      <w:szCs w:val="20"/>
    </w:rPr>
  </w:style>
  <w:style w:type="character" w:styleId="HTMLAcronym">
    <w:name w:val="HTML Acronym"/>
    <w:basedOn w:val="DefaultParagraphFont"/>
    <w:qFormat/>
    <w:rPr/>
  </w:style>
  <w:style w:type="character" w:styleId="HTMLCite">
    <w:name w:val="HTML Cite"/>
    <w:qFormat/>
    <w:rPr>
      <w:i/>
      <w:iCs/>
    </w:rPr>
  </w:style>
  <w:style w:type="character" w:styleId="HTMLCode">
    <w:name w:val="HTML Code"/>
    <w:qFormat/>
    <w:rPr>
      <w:rFonts w:ascii="Courier New" w:hAnsi="Courier New" w:cs="Courier New"/>
      <w:sz w:val="20"/>
      <w:szCs w:val="20"/>
    </w:rPr>
  </w:style>
  <w:style w:type="character" w:styleId="HTMLDefinition">
    <w:name w:val="HTML Definition"/>
    <w:qFormat/>
    <w:rPr>
      <w:i/>
      <w:iCs/>
    </w:rPr>
  </w:style>
  <w:style w:type="character" w:styleId="HTMLKeyboard">
    <w:name w:val="HTML Keyboard"/>
    <w:qFormat/>
    <w:rPr>
      <w:rFonts w:ascii="Courier New" w:hAnsi="Courier New" w:cs="Courier New"/>
      <w:sz w:val="20"/>
      <w:szCs w:val="20"/>
    </w:rPr>
  </w:style>
  <w:style w:type="character" w:styleId="HTMLPreformattedChar">
    <w:name w:val="HTML Preformatted Char"/>
    <w:qFormat/>
    <w:rPr>
      <w:rFonts w:ascii="Consolas" w:hAnsi="Consolas" w:eastAsia="Times New Roman"/>
      <w:sz w:val="20"/>
      <w:szCs w:val="20"/>
    </w:rPr>
  </w:style>
  <w:style w:type="character" w:styleId="HTMLSample">
    <w:name w:val="HTML Sample"/>
    <w:qFormat/>
    <w:rPr>
      <w:rFonts w:ascii="Courier New" w:hAnsi="Courier New" w:cs="Courier New"/>
    </w:rPr>
  </w:style>
  <w:style w:type="character" w:styleId="HTMLTypewriter">
    <w:name w:val="HTML Typewriter"/>
    <w:qFormat/>
    <w:rPr>
      <w:rFonts w:ascii="Courier New" w:hAnsi="Courier New" w:cs="Courier New"/>
      <w:sz w:val="20"/>
      <w:szCs w:val="20"/>
    </w:rPr>
  </w:style>
  <w:style w:type="character" w:styleId="HTMLVariable">
    <w:name w:val="HTML Variable"/>
    <w:qFormat/>
    <w:rPr>
      <w:i/>
      <w:iCs/>
    </w:rPr>
  </w:style>
  <w:style w:type="character" w:styleId="InternetLink">
    <w:name w:val="Hyperlink"/>
    <w:rPr>
      <w:color w:val="0000FF"/>
      <w:u w:val="single"/>
    </w:rPr>
  </w:style>
  <w:style w:type="character" w:styleId="Linenumber">
    <w:name w:val="line number"/>
    <w:basedOn w:val="DefaultParagraphFont"/>
    <w:qFormat/>
    <w:rPr/>
  </w:style>
  <w:style w:type="character" w:styleId="Pagenumber">
    <w:name w:val="page number"/>
    <w:basedOn w:val="DefaultParagraphFont"/>
    <w:qFormat/>
    <w:rPr/>
  </w:style>
  <w:style w:type="character" w:styleId="Strong">
    <w:name w:val="Strong"/>
    <w:qFormat/>
    <w:rPr>
      <w:b/>
      <w:bCs/>
    </w:rPr>
  </w:style>
  <w:style w:type="character" w:styleId="SXreflink">
    <w:name w:val="SX-reflink"/>
    <w:qFormat/>
    <w:rPr>
      <w:color w:val="0000FF"/>
      <w:sz w:val="16"/>
      <w:u w:val="single"/>
      <w:shd w:fill="FFFFFF" w:val="clear"/>
    </w:rPr>
  </w:style>
  <w:style w:type="character" w:styleId="Customcitauthor">
    <w:name w:val="custom-cit-author"/>
    <w:basedOn w:val="DefaultParagraphFont"/>
    <w:qFormat/>
    <w:rPr/>
  </w:style>
  <w:style w:type="character" w:styleId="Customcittitle">
    <w:name w:val="custom-cit-title"/>
    <w:basedOn w:val="DefaultParagraphFont"/>
    <w:qFormat/>
    <w:rPr/>
  </w:style>
  <w:style w:type="character" w:styleId="Customcitjourtitle">
    <w:name w:val="custom-cit-jour-title"/>
    <w:basedOn w:val="DefaultParagraphFont"/>
    <w:qFormat/>
    <w:rPr/>
  </w:style>
  <w:style w:type="character" w:styleId="Customcitvolume">
    <w:name w:val="custom-cit-volume"/>
    <w:basedOn w:val="DefaultParagraphFont"/>
    <w:qFormat/>
    <w:rPr/>
  </w:style>
  <w:style w:type="character" w:styleId="Customcitvolumesep">
    <w:name w:val="custom-cit-volume-sep"/>
    <w:basedOn w:val="DefaultParagraphFont"/>
    <w:qFormat/>
    <w:rPr/>
  </w:style>
  <w:style w:type="character" w:styleId="Customcitfpage">
    <w:name w:val="custom-cit-fpage"/>
    <w:basedOn w:val="DefaultParagraphFont"/>
    <w:qFormat/>
    <w:rPr/>
  </w:style>
  <w:style w:type="character" w:styleId="Customcitdate">
    <w:name w:val="custom-cit-date"/>
    <w:basedOn w:val="DefaultParagraphFont"/>
    <w:qFormat/>
    <w:rPr/>
  </w:style>
  <w:style w:type="character" w:styleId="UnresolvedMention">
    <w:name w:val="Unresolved Mention"/>
    <w:basedOn w:val="DefaultParagraphFont"/>
    <w:qFormat/>
    <w:rPr>
      <w:color w:val="605E5C"/>
      <w:shd w:fill="E1DFDD" w:val="clear"/>
    </w:rPr>
  </w:style>
  <w:style w:type="character" w:styleId="Heading3Char">
    <w:name w:val="Heading 3 Char"/>
    <w:basedOn w:val="DefaultParagraphFont"/>
    <w:qFormat/>
    <w:rPr>
      <w:rFonts w:ascii="Calibri Light" w:hAnsi="Calibri Light" w:eastAsia="Calibri" w:cs="Times New Roman"/>
      <w:color w:val="1F3763"/>
      <w:sz w:val="24"/>
      <w:szCs w:val="24"/>
      <w:lang w:val="en-AU"/>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BaseText">
    <w:name w:val="Base_Text"/>
    <w:qFormat/>
    <w:pPr>
      <w:widowControl/>
      <w:suppressAutoHyphens w:val="true"/>
      <w:kinsoku w:val="true"/>
      <w:overflowPunct w:val="true"/>
      <w:autoSpaceDE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name w:val="1st para text"/>
    <w:basedOn w:val="BaseText"/>
    <w:qFormat/>
    <w:pPr/>
    <w:rPr/>
  </w:style>
  <w:style w:type="paragraph" w:styleId="BaseHeading">
    <w:name w:val="Base_Heading"/>
    <w:qFormat/>
    <w:pPr>
      <w:keepNext w:val="true"/>
      <w:widowControl/>
      <w:numPr>
        <w:ilvl w:val="0"/>
        <w:numId w:val="0"/>
      </w:numPr>
      <w:suppressAutoHyphens w:val="true"/>
      <w:kinsoku w:val="true"/>
      <w:overflowPunct w:val="true"/>
      <w:autoSpaceDE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name w:val="Abstract Head"/>
    <w:basedOn w:val="BaseHeading"/>
    <w:qFormat/>
    <w:pPr/>
    <w:rPr/>
  </w:style>
  <w:style w:type="paragraph" w:styleId="AbstractSummary">
    <w:name w:val="Abstract/Summary"/>
    <w:basedOn w:val="BaseText"/>
    <w:qFormat/>
    <w:pPr/>
    <w:rPr/>
  </w:style>
  <w:style w:type="paragraph" w:styleId="Referencesandnotes">
    <w:name w:val="References and notes"/>
    <w:basedOn w:val="BaseText"/>
    <w:qFormat/>
    <w:pPr>
      <w:ind w:left="720" w:right="0" w:hanging="720"/>
    </w:pPr>
    <w:rPr/>
  </w:style>
  <w:style w:type="paragraph" w:styleId="Acknowledgement">
    <w:name w:val="Acknowledgement"/>
    <w:basedOn w:val="Referencesandnotes"/>
    <w:qFormat/>
    <w:pPr/>
    <w:rPr/>
  </w:style>
  <w:style w:type="paragraph" w:styleId="Subhead">
    <w:name w:val="Subhead"/>
    <w:basedOn w:val="BaseHeading"/>
    <w:qFormat/>
    <w:pPr/>
    <w:rPr>
      <w:b/>
      <w:bCs/>
      <w:sz w:val="24"/>
      <w:szCs w:val="24"/>
    </w:rPr>
  </w:style>
  <w:style w:type="paragraph" w:styleId="AppendixHead">
    <w:name w:val="AppendixHead"/>
    <w:basedOn w:val="Subhead"/>
    <w:qFormat/>
    <w:pPr/>
    <w:rPr/>
  </w:style>
  <w:style w:type="paragraph" w:styleId="AppendixSubhead">
    <w:name w:val="AppendixSubhead"/>
    <w:basedOn w:val="Subhead"/>
    <w:qFormat/>
    <w:pPr/>
    <w:rPr/>
  </w:style>
  <w:style w:type="paragraph" w:styleId="Articletype">
    <w:name w:val="Article type"/>
    <w:basedOn w:val="BaseText"/>
    <w:qFormat/>
    <w:pPr/>
    <w:rPr/>
  </w:style>
  <w:style w:type="paragraph" w:styleId="AuthorAttribute">
    <w:name w:val="Author Attribute"/>
    <w:basedOn w:val="BaseText"/>
    <w:qFormat/>
    <w:pPr>
      <w:spacing w:before="480" w:after="0"/>
    </w:pPr>
    <w:rPr/>
  </w:style>
  <w:style w:type="paragraph" w:styleId="Footnote">
    <w:name w:val="Footnote Text"/>
    <w:basedOn w:val="BaseText"/>
    <w:pPr/>
    <w:rPr/>
  </w:style>
  <w:style w:type="paragraph" w:styleId="AuthorFootnote">
    <w:name w:val="AuthorFootnote"/>
    <w:basedOn w:val="Footnote"/>
    <w:qFormat/>
    <w:pPr/>
    <w:rPr>
      <w:lang w:bidi="he-IL"/>
    </w:rPr>
  </w:style>
  <w:style w:type="paragraph" w:styleId="Authors">
    <w:name w:val="Authors"/>
    <w:basedOn w:val="BaseText"/>
    <w:qFormat/>
    <w:pPr>
      <w:spacing w:before="120" w:after="360"/>
      <w:jc w:val="center"/>
    </w:pPr>
    <w:rPr/>
  </w:style>
  <w:style w:type="paragraph" w:styleId="BalloonText">
    <w:name w:val="Balloon Text"/>
    <w:basedOn w:val="Normal"/>
    <w:qFormat/>
    <w:pPr/>
    <w:rPr>
      <w:rFonts w:ascii="Lucida Grande" w:hAnsi="Lucida Grande" w:eastAsia="Times New Roman"/>
      <w:sz w:val="18"/>
      <w:szCs w:val="18"/>
    </w:rPr>
  </w:style>
  <w:style w:type="paragraph" w:styleId="BookorMeetingInformation">
    <w:name w:val="Book or Meeting Information"/>
    <w:basedOn w:val="BaseText"/>
    <w:qFormat/>
    <w:pPr/>
    <w:rPr/>
  </w:style>
  <w:style w:type="paragraph" w:styleId="BookInformation">
    <w:name w:val="BookInformation"/>
    <w:basedOn w:val="BaseText"/>
    <w:qFormat/>
    <w:pPr/>
    <w:rPr/>
  </w:style>
  <w:style w:type="paragraph" w:styleId="Level2Head">
    <w:name w:val="Level 2 Head"/>
    <w:basedOn w:val="BaseHeading"/>
    <w:qFormat/>
    <w:pPr>
      <w:numPr>
        <w:ilvl w:val="0"/>
        <w:numId w:val="0"/>
      </w:numPr>
      <w:outlineLvl w:val="1"/>
    </w:pPr>
    <w:rPr>
      <w:i/>
      <w:iCs/>
      <w:sz w:val="24"/>
      <w:szCs w:val="24"/>
    </w:rPr>
  </w:style>
  <w:style w:type="paragraph" w:styleId="BoxLevel2Head">
    <w:name w:val="BoxLevel 2 Head"/>
    <w:basedOn w:val="Level2Head"/>
    <w:qFormat/>
    <w:pPr>
      <w:shd w:fill="E6E6E6" w:val="clear"/>
    </w:pPr>
    <w:rPr/>
  </w:style>
  <w:style w:type="paragraph" w:styleId="BoxListUnnumbered">
    <w:name w:val="BoxListUnnumbered"/>
    <w:basedOn w:val="BaseText"/>
    <w:qFormat/>
    <w:pPr>
      <w:shd w:fill="E6E6E6" w:val="clear"/>
      <w:ind w:left="1080" w:right="0" w:hanging="360"/>
    </w:pPr>
    <w:rPr/>
  </w:style>
  <w:style w:type="paragraph" w:styleId="BoxList">
    <w:name w:val="BoxList"/>
    <w:basedOn w:val="BoxListUnnumbered"/>
    <w:qFormat/>
    <w:pPr>
      <w:shd w:fill="E6E6E6" w:val="clear"/>
    </w:pPr>
    <w:rPr/>
  </w:style>
  <w:style w:type="paragraph" w:styleId="BoxSubhead">
    <w:name w:val="BoxSubhead"/>
    <w:basedOn w:val="Subhead"/>
    <w:qFormat/>
    <w:pPr>
      <w:shd w:fill="E6E6E6" w:val="clear"/>
    </w:pPr>
    <w:rPr/>
  </w:style>
  <w:style w:type="paragraph" w:styleId="Paragraph">
    <w:name w:val="Paragraph"/>
    <w:basedOn w:val="BaseText"/>
    <w:qFormat/>
    <w:pPr>
      <w:ind w:left="0" w:right="0" w:firstLine="720"/>
    </w:pPr>
    <w:rPr/>
  </w:style>
  <w:style w:type="paragraph" w:styleId="BoxText">
    <w:name w:val="BoxText"/>
    <w:basedOn w:val="Paragraph"/>
    <w:qFormat/>
    <w:pPr>
      <w:shd w:fill="E6E6E6" w:val="clear"/>
    </w:pPr>
    <w:rPr/>
  </w:style>
  <w:style w:type="paragraph" w:styleId="BoxTitle">
    <w:name w:val="BoxTitle"/>
    <w:basedOn w:val="BaseHeading"/>
    <w:qFormat/>
    <w:pPr>
      <w:shd w:fill="E6E6E6" w:val="clear"/>
    </w:pPr>
    <w:rPr>
      <w:b/>
      <w:sz w:val="24"/>
      <w:szCs w:val="24"/>
    </w:rPr>
  </w:style>
  <w:style w:type="paragraph" w:styleId="BulletedText">
    <w:name w:val="Bulleted Text"/>
    <w:basedOn w:val="BaseText"/>
    <w:qFormat/>
    <w:pPr>
      <w:ind w:left="720" w:right="0" w:hanging="720"/>
    </w:pPr>
    <w:rPr/>
  </w:style>
  <w:style w:type="paragraph" w:styleId="Careermagazine">
    <w:name w:val="career-magazine"/>
    <w:basedOn w:val="BaseText"/>
    <w:qFormat/>
    <w:pPr>
      <w:jc w:val="right"/>
    </w:pPr>
    <w:rPr>
      <w:color w:val="FF0000"/>
    </w:rPr>
  </w:style>
  <w:style w:type="paragraph" w:styleId="Careerstage">
    <w:name w:val="career-stage"/>
    <w:basedOn w:val="BaseText"/>
    <w:qFormat/>
    <w:pPr>
      <w:jc w:val="right"/>
    </w:pPr>
    <w:rPr>
      <w:color w:val="339966"/>
    </w:rPr>
  </w:style>
  <w:style w:type="paragraph" w:styleId="Annotationtext">
    <w:name w:val="annotation text"/>
    <w:basedOn w:val="Normal"/>
    <w:qFormat/>
    <w:pPr/>
    <w:rPr>
      <w:rFonts w:eastAsia="Times New Roman"/>
    </w:rPr>
  </w:style>
  <w:style w:type="paragraph" w:styleId="Annotationsubject">
    <w:name w:val="annotation subject"/>
    <w:basedOn w:val="Annotationtext"/>
    <w:next w:val="Annotationtext"/>
    <w:qFormat/>
    <w:pPr/>
    <w:rPr>
      <w:b/>
      <w:bCs/>
    </w:rPr>
  </w:style>
  <w:style w:type="paragraph" w:styleId="ContinuedParagraph">
    <w:name w:val="ContinuedParagraph"/>
    <w:basedOn w:val="Paragraph"/>
    <w:qFormat/>
    <w:pPr>
      <w:ind w:left="0" w:right="0" w:hanging="0"/>
    </w:pPr>
    <w:rPr/>
  </w:style>
  <w:style w:type="paragraph" w:styleId="Correspondence">
    <w:name w:val="Correspondence"/>
    <w:basedOn w:val="BaseText"/>
    <w:qFormat/>
    <w:pPr>
      <w:spacing w:before="0" w:after="240"/>
    </w:pPr>
    <w:rPr/>
  </w:style>
  <w:style w:type="paragraph" w:styleId="DateAccepted">
    <w:name w:val="Date Accepted"/>
    <w:basedOn w:val="BaseText"/>
    <w:qFormat/>
    <w:pPr>
      <w:spacing w:before="360" w:after="0"/>
    </w:pPr>
    <w:rPr/>
  </w:style>
  <w:style w:type="paragraph" w:styleId="Deck">
    <w:name w:val="Deck"/>
    <w:basedOn w:val="BaseHeading"/>
    <w:qFormat/>
    <w:pPr>
      <w:numPr>
        <w:ilvl w:val="0"/>
        <w:numId w:val="0"/>
      </w:numPr>
      <w:outlineLvl w:val="1"/>
    </w:pPr>
    <w:rPr/>
  </w:style>
  <w:style w:type="paragraph" w:styleId="DefTerm">
    <w:name w:val="DefTerm"/>
    <w:basedOn w:val="BaseText"/>
    <w:qFormat/>
    <w:pPr>
      <w:ind w:left="720" w:right="0" w:hanging="0"/>
    </w:pPr>
    <w:rPr/>
  </w:style>
  <w:style w:type="paragraph" w:styleId="Definition">
    <w:name w:val="Definition"/>
    <w:basedOn w:val="DefTerm"/>
    <w:qFormat/>
    <w:pPr>
      <w:ind w:left="1080" w:right="0" w:hanging="360"/>
    </w:pPr>
    <w:rPr/>
  </w:style>
  <w:style w:type="paragraph" w:styleId="DefListTitle">
    <w:name w:val="DefListTitle"/>
    <w:basedOn w:val="BaseHeading"/>
    <w:qFormat/>
    <w:pPr/>
    <w:rPr/>
  </w:style>
  <w:style w:type="paragraph" w:styleId="Discipline">
    <w:name w:val="discipline"/>
    <w:basedOn w:val="BaseText"/>
    <w:qFormat/>
    <w:pPr>
      <w:jc w:val="right"/>
    </w:pPr>
    <w:rPr>
      <w:color w:val="993366"/>
    </w:rPr>
  </w:style>
  <w:style w:type="paragraph" w:styleId="Editors">
    <w:name w:val="Editors"/>
    <w:basedOn w:val="Authors"/>
    <w:qFormat/>
    <w:pPr/>
    <w:rPr/>
  </w:style>
  <w:style w:type="paragraph" w:styleId="Endnote">
    <w:name w:val="Endnote Text"/>
    <w:basedOn w:val="Normal"/>
    <w:pPr/>
    <w:rPr>
      <w:rFonts w:ascii="Cambria" w:hAnsi="Cambria" w:eastAsia="Cambria"/>
    </w:rPr>
  </w:style>
  <w:style w:type="paragraph" w:styleId="Equation">
    <w:name w:val="Equation"/>
    <w:basedOn w:val="BaseText"/>
    <w:qFormat/>
    <w:pPr>
      <w:jc w:val="center"/>
    </w:pPr>
    <w:rPr/>
  </w:style>
  <w:style w:type="paragraph" w:styleId="FieldCodes">
    <w:name w:val="FieldCodes"/>
    <w:basedOn w:val="BaseText"/>
    <w:qFormat/>
    <w:pPr/>
    <w:rPr/>
  </w:style>
  <w:style w:type="paragraph" w:styleId="Legend">
    <w:name w:val="Legend"/>
    <w:basedOn w:val="BaseHeading"/>
    <w:qFormat/>
    <w:pPr/>
    <w:rPr>
      <w:sz w:val="24"/>
      <w:szCs w:val="24"/>
    </w:rPr>
  </w:style>
  <w:style w:type="paragraph" w:styleId="FigureCopyright">
    <w:name w:val="FigureCopyright"/>
    <w:basedOn w:val="Legend"/>
    <w:qFormat/>
    <w:pPr>
      <w:spacing w:before="80" w:after="0"/>
    </w:pPr>
    <w:rPr>
      <w:lang w:bidi="he-IL"/>
    </w:rPr>
  </w:style>
  <w:style w:type="paragraph" w:styleId="FigureCredit">
    <w:name w:val="FigureCredit"/>
    <w:basedOn w:val="FigureCopyright"/>
    <w:qFormat/>
    <w:pPr/>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rFonts w:eastAsia="Times New Roman"/>
    </w:rPr>
  </w:style>
  <w:style w:type="paragraph" w:styleId="Gloss">
    <w:name w:val="Gloss"/>
    <w:basedOn w:val="AbstractSummary"/>
    <w:qFormat/>
    <w:pPr/>
    <w:rPr/>
  </w:style>
  <w:style w:type="paragraph" w:styleId="Glossary">
    <w:name w:val="Glossary"/>
    <w:basedOn w:val="BaseText"/>
    <w:qFormat/>
    <w:pPr/>
    <w:rPr/>
  </w:style>
  <w:style w:type="paragraph" w:styleId="GlossHead">
    <w:name w:val="GlossHead"/>
    <w:basedOn w:val="AbstractHead"/>
    <w:qFormat/>
    <w:pPr/>
    <w:rPr/>
  </w:style>
  <w:style w:type="paragraph" w:styleId="GraphicAltText">
    <w:name w:val="GraphicAltText"/>
    <w:basedOn w:val="Legend"/>
    <w:qFormat/>
    <w:pPr/>
    <w:rPr/>
  </w:style>
  <w:style w:type="paragraph" w:styleId="GraphicCredit">
    <w:name w:val="GraphicCredit"/>
    <w:basedOn w:val="FigureCredit"/>
    <w:qFormat/>
    <w:pPr/>
    <w:rPr/>
  </w:style>
  <w:style w:type="paragraph" w:styleId="Head">
    <w:name w:val="Head"/>
    <w:basedOn w:val="BaseHeading"/>
    <w:qFormat/>
    <w:pPr>
      <w:spacing w:before="120" w:after="120"/>
      <w:jc w:val="center"/>
    </w:pPr>
    <w:rPr>
      <w:b/>
      <w:bCs/>
    </w:rPr>
  </w:style>
  <w:style w:type="paragraph" w:styleId="Header">
    <w:name w:val="Header"/>
    <w:basedOn w:val="Normal"/>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qFormat/>
    <w:pPr/>
    <w:rPr>
      <w:rFonts w:ascii="Consolas" w:hAnsi="Consolas" w:eastAsia="Times New Roman"/>
    </w:rPr>
  </w:style>
  <w:style w:type="paragraph" w:styleId="InstructionsText">
    <w:name w:val="Instructions Text"/>
    <w:basedOn w:val="BaseText"/>
    <w:qFormat/>
    <w:pPr/>
    <w:rPr/>
  </w:style>
  <w:style w:type="paragraph" w:styleId="Overline">
    <w:name w:val="Overline"/>
    <w:basedOn w:val="BaseText"/>
    <w:qFormat/>
    <w:pPr/>
    <w:rPr/>
  </w:style>
  <w:style w:type="paragraph" w:styleId="IssueName">
    <w:name w:val="IssueName"/>
    <w:basedOn w:val="Overline"/>
    <w:qFormat/>
    <w:pPr/>
    <w:rPr/>
  </w:style>
  <w:style w:type="paragraph" w:styleId="Keywords">
    <w:name w:val="Keywords"/>
    <w:basedOn w:val="BaseText"/>
    <w:qFormat/>
    <w:pPr/>
    <w:rPr/>
  </w:style>
  <w:style w:type="paragraph" w:styleId="Level3Head">
    <w:name w:val="Level 3 Head"/>
    <w:basedOn w:val="BaseHeading"/>
    <w:qFormat/>
    <w:pPr>
      <w:numPr>
        <w:ilvl w:val="0"/>
        <w:numId w:val="0"/>
      </w:numPr>
      <w:outlineLvl w:val="2"/>
    </w:pPr>
    <w:rPr>
      <w:sz w:val="24"/>
      <w:szCs w:val="24"/>
      <w:u w:val="single"/>
    </w:rPr>
  </w:style>
  <w:style w:type="paragraph" w:styleId="Level4Head">
    <w:name w:val="Level 4 Head"/>
    <w:basedOn w:val="BaseHeading"/>
    <w:qFormat/>
    <w:pPr>
      <w:ind w:left="346" w:right="0" w:hanging="0"/>
    </w:pPr>
    <w:rPr>
      <w:sz w:val="24"/>
      <w:szCs w:val="24"/>
    </w:rPr>
  </w:style>
  <w:style w:type="paragraph" w:styleId="Literaryquote">
    <w:name w:val="Literary quote"/>
    <w:basedOn w:val="BaseText"/>
    <w:qFormat/>
    <w:pPr>
      <w:ind w:left="1440" w:right="1440" w:hanging="0"/>
    </w:pPr>
    <w:rPr/>
  </w:style>
  <w:style w:type="paragraph" w:styleId="MaterialsText">
    <w:name w:val="Materials Text"/>
    <w:basedOn w:val="BaseText"/>
    <w:qFormat/>
    <w:pPr/>
    <w:rPr/>
  </w:style>
  <w:style w:type="paragraph" w:styleId="NoteInProof">
    <w:name w:val="NoteInProof"/>
    <w:basedOn w:val="BaseText"/>
    <w:qFormat/>
    <w:pPr/>
    <w:rPr/>
  </w:style>
  <w:style w:type="paragraph" w:styleId="Notes">
    <w:name w:val="Notes"/>
    <w:basedOn w:val="BaseText"/>
    <w:qFormat/>
    <w:pPr/>
    <w:rPr>
      <w:i/>
    </w:rPr>
  </w:style>
  <w:style w:type="paragraph" w:styleId="NotesHelvetica">
    <w:name w:val="Notes-Helvetica"/>
    <w:basedOn w:val="BaseText"/>
    <w:qFormat/>
    <w:pPr/>
    <w:rPr>
      <w:i/>
    </w:rPr>
  </w:style>
  <w:style w:type="paragraph" w:styleId="NumberedInstructions">
    <w:name w:val="Numbered Instructions"/>
    <w:basedOn w:val="BaseText"/>
    <w:qFormat/>
    <w:pPr/>
    <w:rPr/>
  </w:style>
  <w:style w:type="paragraph" w:styleId="OutlineLevel1">
    <w:name w:val="OutlineLevel1"/>
    <w:basedOn w:val="BaseHeading"/>
    <w:qFormat/>
    <w:pPr/>
    <w:rPr>
      <w:b/>
      <w:bCs/>
    </w:rPr>
  </w:style>
  <w:style w:type="paragraph" w:styleId="OutlineLevel2">
    <w:name w:val="OutlineLevel2"/>
    <w:basedOn w:val="BaseHeading"/>
    <w:qFormat/>
    <w:pPr>
      <w:numPr>
        <w:ilvl w:val="0"/>
        <w:numId w:val="0"/>
      </w:numPr>
      <w:ind w:left="360" w:right="0" w:hanging="0"/>
      <w:outlineLvl w:val="1"/>
    </w:pPr>
    <w:rPr>
      <w:b/>
      <w:bCs/>
      <w:sz w:val="24"/>
      <w:szCs w:val="24"/>
    </w:rPr>
  </w:style>
  <w:style w:type="paragraph" w:styleId="OutlineLevel3">
    <w:name w:val="OutlineLevel3"/>
    <w:basedOn w:val="BaseHeading"/>
    <w:qFormat/>
    <w:pPr>
      <w:numPr>
        <w:ilvl w:val="0"/>
        <w:numId w:val="0"/>
      </w:numPr>
      <w:ind w:left="720" w:right="0" w:hanging="0"/>
      <w:outlineLvl w:val="2"/>
    </w:pPr>
    <w:rPr>
      <w:b/>
      <w:bCs/>
      <w:sz w:val="24"/>
      <w:szCs w:val="24"/>
    </w:rPr>
  </w:style>
  <w:style w:type="paragraph" w:styleId="Preformat">
    <w:name w:val="Preformat"/>
    <w:basedOn w:val="BaseText"/>
    <w:qFormat/>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name w:val="ProductAuthors"/>
    <w:basedOn w:val="BaseText"/>
    <w:qFormat/>
    <w:pPr/>
    <w:rPr/>
  </w:style>
  <w:style w:type="paragraph" w:styleId="ProductInformation">
    <w:name w:val="ProductInformation"/>
    <w:basedOn w:val="BaseText"/>
    <w:qFormat/>
    <w:pPr/>
    <w:rPr/>
  </w:style>
  <w:style w:type="paragraph" w:styleId="ProductTitle">
    <w:name w:val="ProductTitle"/>
    <w:basedOn w:val="BaseText"/>
    <w:qFormat/>
    <w:pPr/>
    <w:rPr>
      <w:b/>
      <w:bCs/>
    </w:rPr>
  </w:style>
  <w:style w:type="paragraph" w:styleId="PublishedOnline">
    <w:name w:val="Published Online"/>
    <w:basedOn w:val="DateAccepted"/>
    <w:qFormat/>
    <w:pPr/>
    <w:rPr/>
  </w:style>
  <w:style w:type="paragraph" w:styleId="RecipeMaterials">
    <w:name w:val="Recipe Materials"/>
    <w:basedOn w:val="BaseText"/>
    <w:qFormat/>
    <w:pPr/>
    <w:rPr/>
  </w:style>
  <w:style w:type="paragraph" w:styleId="Refhead">
    <w:name w:val="Ref head"/>
    <w:basedOn w:val="BaseHeading"/>
    <w:qFormat/>
    <w:pPr>
      <w:spacing w:before="120" w:after="120"/>
    </w:pPr>
    <w:rPr>
      <w:b/>
      <w:bCs/>
      <w:sz w:val="24"/>
      <w:szCs w:val="24"/>
    </w:rPr>
  </w:style>
  <w:style w:type="paragraph" w:styleId="ReferenceNote">
    <w:name w:val="Reference Note"/>
    <w:basedOn w:val="Referencesandnotes"/>
    <w:qFormat/>
    <w:pPr/>
    <w:rPr/>
  </w:style>
  <w:style w:type="paragraph" w:styleId="ReferencesandnotesLong">
    <w:name w:val="References and notes Long"/>
    <w:basedOn w:val="BaseText"/>
    <w:qFormat/>
    <w:pPr>
      <w:ind w:left="720" w:right="0" w:hanging="720"/>
    </w:pPr>
    <w:rPr/>
  </w:style>
  <w:style w:type="paragraph" w:styleId="Region">
    <w:name w:val="region"/>
    <w:basedOn w:val="BaseText"/>
    <w:qFormat/>
    <w:pPr>
      <w:jc w:val="right"/>
    </w:pPr>
    <w:rPr>
      <w:color w:val="0000FF"/>
    </w:rPr>
  </w:style>
  <w:style w:type="paragraph" w:styleId="RelatedArticle">
    <w:name w:val="RelatedArticle"/>
    <w:basedOn w:val="Referencesandnotes"/>
    <w:qFormat/>
    <w:pPr/>
    <w:rPr/>
  </w:style>
  <w:style w:type="paragraph" w:styleId="RunHead">
    <w:name w:val="RunHead"/>
    <w:basedOn w:val="BaseText"/>
    <w:qFormat/>
    <w:pPr/>
    <w:rPr/>
  </w:style>
  <w:style w:type="paragraph" w:styleId="SOMContent">
    <w:name w:val="SOMContent"/>
    <w:basedOn w:val="1stparatext"/>
    <w:qFormat/>
    <w:pPr/>
    <w:rPr/>
  </w:style>
  <w:style w:type="paragraph" w:styleId="SOMHead">
    <w:name w:val="SOMHead"/>
    <w:basedOn w:val="BaseHeading"/>
    <w:qFormat/>
    <w:pPr/>
    <w:rPr>
      <w:b/>
      <w:sz w:val="24"/>
      <w:szCs w:val="24"/>
    </w:rPr>
  </w:style>
  <w:style w:type="paragraph" w:styleId="Speaker">
    <w:name w:val="Speaker"/>
    <w:basedOn w:val="Paragraph"/>
    <w:qFormat/>
    <w:pPr/>
    <w:rPr>
      <w:b/>
      <w:lang w:bidi="he-IL"/>
    </w:rPr>
  </w:style>
  <w:style w:type="paragraph" w:styleId="Speech">
    <w:name w:val="Speech"/>
    <w:basedOn w:val="Paragraph"/>
    <w:qFormat/>
    <w:pPr/>
    <w:rPr>
      <w:lang w:bidi="he-IL"/>
    </w:rPr>
  </w:style>
  <w:style w:type="paragraph" w:styleId="SXAbstract">
    <w:name w:val="SX-Abstract"/>
    <w:basedOn w:val="Normal"/>
    <w:qFormat/>
    <w:pPr>
      <w:widowControl w:val="false"/>
      <w:spacing w:lineRule="exact" w:line="210" w:before="120" w:after="240"/>
      <w:ind w:left="700" w:right="700" w:hanging="0"/>
      <w:jc w:val="both"/>
    </w:pPr>
    <w:rPr>
      <w:rFonts w:ascii="BlissRegular" w:hAnsi="BlissRegular" w:eastAsia="Times New Roman"/>
      <w:b/>
    </w:rPr>
  </w:style>
  <w:style w:type="paragraph" w:styleId="SXAffiliation">
    <w:name w:val="SX-Affiliation"/>
    <w:basedOn w:val="Normal"/>
    <w:next w:val="Normal"/>
    <w:qFormat/>
    <w:pPr>
      <w:spacing w:lineRule="exact" w:line="190" w:before="0" w:after="160"/>
    </w:pPr>
    <w:rPr>
      <w:rFonts w:ascii="BlissRegular" w:hAnsi="BlissRegular" w:eastAsia="Times New Roman"/>
      <w:sz w:val="16"/>
    </w:rPr>
  </w:style>
  <w:style w:type="paragraph" w:styleId="SXArticlehead">
    <w:name w:val="SX-Article head"/>
    <w:basedOn w:val="Normal"/>
    <w:qFormat/>
    <w:pPr>
      <w:spacing w:lineRule="exact" w:line="210" w:before="210" w:after="0"/>
      <w:ind w:left="0" w:right="0" w:firstLine="288"/>
      <w:jc w:val="both"/>
    </w:pPr>
    <w:rPr>
      <w:rFonts w:eastAsia="Times New Roman"/>
      <w:b/>
      <w:sz w:val="18"/>
    </w:rPr>
  </w:style>
  <w:style w:type="paragraph" w:styleId="SXAuthornames">
    <w:name w:val="SX-Author names"/>
    <w:basedOn w:val="Normal"/>
    <w:qFormat/>
    <w:pPr>
      <w:spacing w:lineRule="exact" w:line="210" w:before="0" w:after="120"/>
    </w:pPr>
    <w:rPr>
      <w:rFonts w:ascii="BlissMedium" w:hAnsi="BlissMedium" w:eastAsia="Times New Roman"/>
    </w:rPr>
  </w:style>
  <w:style w:type="paragraph" w:styleId="SXBodytext">
    <w:name w:val="SX-Body text"/>
    <w:basedOn w:val="Normal"/>
    <w:next w:val="Normal"/>
    <w:qFormat/>
    <w:pPr>
      <w:spacing w:lineRule="exact" w:line="210"/>
      <w:ind w:left="0" w:right="0" w:firstLine="288"/>
      <w:jc w:val="both"/>
    </w:pPr>
    <w:rPr>
      <w:rFonts w:eastAsia="Times New Roman"/>
      <w:sz w:val="18"/>
    </w:rPr>
  </w:style>
  <w:style w:type="paragraph" w:styleId="SXBodytextflush">
    <w:name w:val="SX-Body text flush"/>
    <w:basedOn w:val="SXBodytext"/>
    <w:next w:val="SXBodytext"/>
    <w:qFormat/>
    <w:pPr>
      <w:ind w:left="0" w:right="0" w:hanging="0"/>
    </w:pPr>
    <w:rPr/>
  </w:style>
  <w:style w:type="paragraph" w:styleId="SXCorrespondence">
    <w:name w:val="SX-Correspondence"/>
    <w:basedOn w:val="SXAffiliation"/>
    <w:qFormat/>
    <w:pPr>
      <w:spacing w:before="0" w:after="80"/>
    </w:pPr>
    <w:rPr/>
  </w:style>
  <w:style w:type="paragraph" w:styleId="SXDate">
    <w:name w:val="SX-Date"/>
    <w:basedOn w:val="Normal"/>
    <w:qFormat/>
    <w:pPr>
      <w:spacing w:lineRule="exact" w:line="190" w:before="180" w:after="0"/>
      <w:ind w:left="245" w:right="0" w:hanging="245"/>
      <w:jc w:val="both"/>
    </w:pPr>
    <w:rPr>
      <w:rFonts w:eastAsia="Times New Roman"/>
      <w:sz w:val="16"/>
    </w:rPr>
  </w:style>
  <w:style w:type="paragraph" w:styleId="SXEquation">
    <w:name w:val="SX-Equation"/>
    <w:basedOn w:val="SXBodytextflush"/>
    <w:next w:val="SXBodytext"/>
    <w:qFormat/>
    <w:pPr>
      <w:spacing w:lineRule="auto" w:line="240"/>
      <w:jc w:val="center"/>
    </w:pPr>
    <w:rPr/>
  </w:style>
  <w:style w:type="paragraph" w:styleId="SXLegend">
    <w:name w:val="SX-Legend"/>
    <w:basedOn w:val="SXAuthornames"/>
    <w:qFormat/>
    <w:pPr>
      <w:jc w:val="both"/>
    </w:pPr>
    <w:rPr>
      <w:sz w:val="18"/>
    </w:rPr>
  </w:style>
  <w:style w:type="paragraph" w:styleId="SXReferences">
    <w:name w:val="SX-References"/>
    <w:basedOn w:val="Normal"/>
    <w:qFormat/>
    <w:pPr>
      <w:spacing w:lineRule="exact" w:line="190"/>
      <w:ind w:left="245" w:right="0" w:hanging="245"/>
      <w:jc w:val="both"/>
    </w:pPr>
    <w:rPr>
      <w:rFonts w:eastAsia="Times New Roman"/>
      <w:sz w:val="16"/>
    </w:rPr>
  </w:style>
  <w:style w:type="paragraph" w:styleId="SXRefHead">
    <w:name w:val="SX-RefHead"/>
    <w:basedOn w:val="Normal"/>
    <w:qFormat/>
    <w:pPr>
      <w:spacing w:lineRule="exact" w:line="190" w:before="200" w:after="0"/>
    </w:pPr>
    <w:rPr>
      <w:rFonts w:eastAsia="Times New Roman"/>
      <w:b/>
      <w:sz w:val="16"/>
    </w:rPr>
  </w:style>
  <w:style w:type="paragraph" w:styleId="SXSOMHead">
    <w:name w:val="SX-SOMHead"/>
    <w:basedOn w:val="SXRefHead"/>
    <w:qFormat/>
    <w:pPr/>
    <w:rPr/>
  </w:style>
  <w:style w:type="paragraph" w:styleId="SXTablehead">
    <w:name w:val="SX-Tablehead"/>
    <w:basedOn w:val="Normal"/>
    <w:qFormat/>
    <w:pPr/>
    <w:rPr>
      <w:rFonts w:eastAsia="Times New Roman"/>
      <w:szCs w:val="24"/>
    </w:rPr>
  </w:style>
  <w:style w:type="paragraph" w:styleId="SXTablelegend">
    <w:name w:val="SX-Tablelegend"/>
    <w:basedOn w:val="Normal"/>
    <w:qFormat/>
    <w:pPr>
      <w:spacing w:lineRule="exact" w:line="190"/>
      <w:ind w:left="245" w:right="0" w:hanging="245"/>
      <w:jc w:val="both"/>
    </w:pPr>
    <w:rPr>
      <w:rFonts w:eastAsia="Times New Roman"/>
      <w:sz w:val="16"/>
    </w:rPr>
  </w:style>
  <w:style w:type="paragraph" w:styleId="SXTabletext">
    <w:name w:val="SX-Tabletext"/>
    <w:basedOn w:val="Normal"/>
    <w:qFormat/>
    <w:pPr>
      <w:spacing w:lineRule="exact" w:line="210"/>
      <w:jc w:val="center"/>
    </w:pPr>
    <w:rPr>
      <w:rFonts w:eastAsia="Times New Roman"/>
      <w:sz w:val="18"/>
    </w:rPr>
  </w:style>
  <w:style w:type="paragraph" w:styleId="SXTabletitle">
    <w:name w:val="SX-Tabletitle"/>
    <w:basedOn w:val="Normal"/>
    <w:qFormat/>
    <w:pPr>
      <w:spacing w:lineRule="exact" w:line="210" w:before="0" w:after="120"/>
      <w:jc w:val="both"/>
    </w:pPr>
    <w:rPr>
      <w:rFonts w:ascii="BlissMedium" w:hAnsi="BlissMedium" w:eastAsia="Times New Roman"/>
      <w:sz w:val="18"/>
    </w:rPr>
  </w:style>
  <w:style w:type="paragraph" w:styleId="SXTitle">
    <w:name w:val="SX-Title"/>
    <w:basedOn w:val="Normal"/>
    <w:qFormat/>
    <w:pPr>
      <w:spacing w:lineRule="exact" w:line="500" w:before="0" w:after="240"/>
    </w:pPr>
    <w:rPr>
      <w:rFonts w:ascii="BlissBold" w:hAnsi="BlissBold" w:eastAsia="Times New Roman"/>
      <w:b/>
      <w:sz w:val="44"/>
    </w:rPr>
  </w:style>
  <w:style w:type="paragraph" w:styleId="Tablecolumnhead">
    <w:name w:val="Table column head"/>
    <w:basedOn w:val="BaseText"/>
    <w:qFormat/>
    <w:pPr>
      <w:spacing w:before="0" w:after="0"/>
    </w:pPr>
    <w:rPr/>
  </w:style>
  <w:style w:type="paragraph" w:styleId="Tabletext">
    <w:name w:val="Table text"/>
    <w:basedOn w:val="BaseText"/>
    <w:qFormat/>
    <w:pPr>
      <w:spacing w:before="0" w:after="0"/>
    </w:pPr>
    <w:rPr/>
  </w:style>
  <w:style w:type="paragraph" w:styleId="TableLegend">
    <w:name w:val="TableLegend"/>
    <w:basedOn w:val="BaseText"/>
    <w:qFormat/>
    <w:pPr>
      <w:spacing w:before="0" w:after="0"/>
    </w:pPr>
    <w:rPr/>
  </w:style>
  <w:style w:type="paragraph" w:styleId="TableTitle">
    <w:name w:val="TableTitle"/>
    <w:basedOn w:val="BaseHeading"/>
    <w:qFormat/>
    <w:pPr/>
    <w:rPr/>
  </w:style>
  <w:style w:type="paragraph" w:styleId="Teaser">
    <w:name w:val="Teaser"/>
    <w:basedOn w:val="BaseText"/>
    <w:qFormat/>
    <w:pPr/>
    <w:rPr/>
  </w:style>
  <w:style w:type="paragraph" w:styleId="TWIS">
    <w:name w:val="TWIS"/>
    <w:basedOn w:val="AbstractSummary"/>
    <w:qFormat/>
    <w:pPr/>
    <w:rPr/>
  </w:style>
  <w:style w:type="paragraph" w:styleId="TWISorEC">
    <w:name w:val="TWIS or EC"/>
    <w:basedOn w:val="Normal"/>
    <w:qFormat/>
    <w:pPr>
      <w:spacing w:lineRule="exact" w:line="210"/>
    </w:pPr>
    <w:rPr>
      <w:rFonts w:ascii="BlissRegular" w:hAnsi="BlissRegular" w:eastAsia="Times New Roman"/>
      <w:sz w:val="19"/>
    </w:rPr>
  </w:style>
  <w:style w:type="paragraph" w:styleId="Worksector">
    <w:name w:val="work-sector"/>
    <w:basedOn w:val="BaseText"/>
    <w:qFormat/>
    <w:pPr>
      <w:jc w:val="right"/>
    </w:pPr>
    <w:rPr>
      <w:color w:val="003300"/>
    </w:rPr>
  </w:style>
  <w:style w:type="paragraph" w:styleId="DOI">
    <w:name w:val="DOI"/>
    <w:basedOn w:val="DateAccepted"/>
    <w:qFormat/>
    <w:pPr/>
    <w:rPr/>
  </w:style>
  <w:style w:type="paragraph" w:styleId="MediumList2Accent21">
    <w:name w:val="Medium List 2 - Accent 21"/>
    <w:qFormat/>
    <w:pPr>
      <w:widowControl/>
      <w:suppressAutoHyphens w:val="true"/>
      <w:kinsoku w:val="true"/>
      <w:overflowPunct w:val="true"/>
      <w:autoSpaceDE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rFonts w:eastAsia="Times New Roman"/>
      <w:sz w:val="24"/>
      <w:szCs w:val="24"/>
      <w:lang w:val="en-AU" w:eastAsia="en-GB"/>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staples@uq.edu.a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yperlink" Target="https://advances.sciencemag.org/sites/default/files/Assets/untitled folder/Science Advances_Supplementary_Materials template.docx" TargetMode="External"/><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Normal.dotm</Template>
  <TotalTime>990</TotalTime>
  <Application>LibreOffice/7.0.6.2$Linux_X86_64 LibreOffice_project/00$Build-2</Application>
  <AppVersion>15.0000</AppVersion>
  <Pages>15</Pages>
  <Words>6412</Words>
  <Characters>35648</Characters>
  <CharactersWithSpaces>42180</CharactersWithSpaces>
  <Paragraphs>338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2021-06-23T04:05:00Z</dcterms:created>
  <dc:creator>bhanson</dc:creator>
  <dc:description/>
  <dc:language>en-AU</dc:language>
  <cp:lastModifiedBy>Timothy Staples</cp:lastModifiedBy>
  <cp:lastPrinted>2014-09-16T13:46:00Z</cp:lastPrinted>
  <dcterms:modified xsi:type="dcterms:W3CDTF">2021-07-02T11:14:09Z</dcterms:modified>
  <cp:revision>368</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Mendeley Citation Style_1">
    <vt:lpwstr>https://csl.mendeley.com/styles/462063461/HerpConBio</vt:lpwstr>
  </property>
  <property fmtid="{D5CDD505-2E9C-101B-9397-08002B2CF9AE}" pid="4" name="Mendeley Document_1">
    <vt:lpwstr>True</vt:lpwstr>
  </property>
  <property fmtid="{D5CDD505-2E9C-101B-9397-08002B2CF9AE}" pid="5" name="Mendeley Recent Style Id 0_1">
    <vt:lpwstr>http://www.zotero.org/styles/apa</vt:lpwstr>
  </property>
  <property fmtid="{D5CDD505-2E9C-101B-9397-08002B2CF9AE}" pid="6" name="Mendeley Recent Style Id 1_1">
    <vt:lpwstr>http://www.zotero.org/styles/harvard-cite-them-right</vt:lpwstr>
  </property>
  <property fmtid="{D5CDD505-2E9C-101B-9397-08002B2CF9AE}" pid="7" name="Mendeley Recent Style Id 2_1">
    <vt:lpwstr>http://csl.mendeley.com/styles/462063461/Herpetologica</vt:lpwstr>
  </property>
  <property fmtid="{D5CDD505-2E9C-101B-9397-08002B2CF9AE}" pid="8" name="Mendeley Recent Style Id 3_1">
    <vt:lpwstr>http://csl.mendeley.com/styles/462063461/HerpConBio</vt:lpwstr>
  </property>
  <property fmtid="{D5CDD505-2E9C-101B-9397-08002B2CF9AE}" pid="9" name="Mendeley Recent Style Id 4_1">
    <vt:lpwstr>https://csl.mendeley.com/styles/462063461/HerpConBio</vt:lpwstr>
  </property>
  <property fmtid="{D5CDD505-2E9C-101B-9397-08002B2CF9AE}" pid="10" name="Mendeley Recent Style Id 5_1">
    <vt:lpwstr>http://www.zotero.org/styles/ieee</vt:lpwstr>
  </property>
  <property fmtid="{D5CDD505-2E9C-101B-9397-08002B2CF9AE}" pid="11" name="Mendeley Recent Style Id 6_1">
    <vt:lpwstr>http://www.zotero.org/styles/modern-humanities-research-association</vt:lpwstr>
  </property>
  <property fmtid="{D5CDD505-2E9C-101B-9397-08002B2CF9AE}" pid="12" name="Mendeley Recent Style Id 7_1">
    <vt:lpwstr>http://www.zotero.org/styles/modern-language-association</vt:lpwstr>
  </property>
  <property fmtid="{D5CDD505-2E9C-101B-9397-08002B2CF9AE}" pid="13" name="Mendeley Recent Style Id 8_1">
    <vt:lpwstr>http://www.zotero.org/styles/nature</vt:lpwstr>
  </property>
  <property fmtid="{D5CDD505-2E9C-101B-9397-08002B2CF9AE}" pid="14" name="Mendeley Recent Style Id 9_1">
    <vt:lpwstr>http://www.zotero.org/styles/toxicology-letters</vt:lpwstr>
  </property>
  <property fmtid="{D5CDD505-2E9C-101B-9397-08002B2CF9AE}" pid="15" name="Mendeley Recent Style Name 0_1">
    <vt:lpwstr>American Psychological Association 7th edition</vt:lpwstr>
  </property>
  <property fmtid="{D5CDD505-2E9C-101B-9397-08002B2CF9AE}" pid="16" name="Mendeley Recent Style Name 1_1">
    <vt:lpwstr>Cite Them Right 10th edition - Harvard</vt:lpwstr>
  </property>
  <property fmtid="{D5CDD505-2E9C-101B-9397-08002B2CF9AE}" pid="17" name="Mendeley Recent Style Name 2_1">
    <vt:lpwstr>Elsevier - Harvard (with titles) - Christina N. Zdenek</vt:lpwstr>
  </property>
  <property fmtid="{D5CDD505-2E9C-101B-9397-08002B2CF9AE}" pid="18" name="Mendeley Recent Style Name 3_1">
    <vt:lpwstr>HerpConBio</vt:lpwstr>
  </property>
  <property fmtid="{D5CDD505-2E9C-101B-9397-08002B2CF9AE}" pid="19" name="Mendeley Recent Style Name 4_1">
    <vt:lpwstr>HerpConBio</vt:lpwstr>
  </property>
  <property fmtid="{D5CDD505-2E9C-101B-9397-08002B2CF9AE}" pid="20" name="Mendeley Recent Style Name 5_1">
    <vt:lpwstr>IEEE</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Name 7_1">
    <vt:lpwstr>Modern Language Association 8th edition</vt:lpwstr>
  </property>
  <property fmtid="{D5CDD505-2E9C-101B-9397-08002B2CF9AE}" pid="23" name="Mendeley Recent Style Name 8_1">
    <vt:lpwstr>Nature</vt:lpwstr>
  </property>
  <property fmtid="{D5CDD505-2E9C-101B-9397-08002B2CF9AE}" pid="24" name="Mendeley Recent Style Name 9_1">
    <vt:lpwstr>Toxicology Letters</vt:lpwstr>
  </property>
  <property fmtid="{D5CDD505-2E9C-101B-9397-08002B2CF9AE}" pid="25" name="Mendeley Unique User Id_1">
    <vt:lpwstr>b947d924-d387-38ef-8c4f-db42aec02eda</vt:lpwstr>
  </property>
</Properties>
</file>