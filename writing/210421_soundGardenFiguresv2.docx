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D0175" w14:textId="77777777" w:rsidR="00872344" w:rsidRDefault="00A02A4C">
      <w:pPr>
        <w:rPr>
          <w:b/>
          <w:bCs/>
        </w:rPr>
      </w:pPr>
      <w:r>
        <w:rPr>
          <w:b/>
          <w:bCs/>
          <w:noProof/>
        </w:rPr>
        <w:drawing>
          <wp:anchor distT="0" distB="0" distL="0" distR="0" simplePos="0" relativeHeight="2" behindDoc="0" locked="0" layoutInCell="0" allowOverlap="1" wp14:anchorId="332BE0A4" wp14:editId="3555D25D">
            <wp:simplePos x="0" y="0"/>
            <wp:positionH relativeFrom="column">
              <wp:align>center</wp:align>
            </wp:positionH>
            <wp:positionV relativeFrom="paragraph">
              <wp:posOffset>635</wp:posOffset>
            </wp:positionV>
            <wp:extent cx="6332220" cy="512889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6332220" cy="5128895"/>
                    </a:xfrm>
                    <a:prstGeom prst="rect">
                      <a:avLst/>
                    </a:prstGeom>
                  </pic:spPr>
                </pic:pic>
              </a:graphicData>
            </a:graphic>
          </wp:anchor>
        </w:drawing>
      </w:r>
    </w:p>
    <w:p w14:paraId="24636E19" w14:textId="0022DFBB" w:rsidR="006312DE" w:rsidRDefault="00A02A4C" w:rsidP="00B2355E">
      <w:pPr>
        <w:rPr>
          <w:ins w:id="0" w:author="Christina Zdenek" w:date="2021-04-21T16:26:00Z"/>
        </w:rPr>
      </w:pPr>
      <w:r>
        <w:rPr>
          <w:b/>
          <w:bCs/>
        </w:rPr>
        <w:t>Figure 1:</w:t>
      </w:r>
      <w:r>
        <w:t xml:space="preserve"> </w:t>
      </w:r>
      <w:commentRangeStart w:id="1"/>
      <w:r>
        <w:t xml:space="preserve">Genus </w:t>
      </w:r>
      <w:commentRangeEnd w:id="1"/>
      <w:r w:rsidR="00036F2E">
        <w:rPr>
          <w:rStyle w:val="CommentReference"/>
          <w:rFonts w:cs="Mangal"/>
        </w:rPr>
        <w:commentReference w:id="1"/>
      </w:r>
      <w:commentRangeStart w:id="2"/>
      <w:r>
        <w:t xml:space="preserve">groupings </w:t>
      </w:r>
      <w:commentRangeEnd w:id="2"/>
      <w:r w:rsidR="00F5481B">
        <w:rPr>
          <w:rStyle w:val="CommentReference"/>
          <w:rFonts w:cs="Mangal"/>
        </w:rPr>
        <w:commentReference w:id="2"/>
      </w:r>
      <w:r>
        <w:t xml:space="preserve">of </w:t>
      </w:r>
      <w:commentRangeStart w:id="3"/>
      <w:r>
        <w:t>snakes</w:t>
      </w:r>
      <w:commentRangeEnd w:id="3"/>
      <w:r w:rsidR="009942DE">
        <w:rPr>
          <w:rStyle w:val="CommentReference"/>
          <w:rFonts w:cs="Mangal"/>
        </w:rPr>
        <w:commentReference w:id="3"/>
      </w:r>
      <w:r>
        <w:t xml:space="preserve">, snake count per species and patterns of three dominant behaviours (tongue flicks, defensive/cautious behaviors and &gt;20cm movement) </w:t>
      </w:r>
      <w:r>
        <w:t>across controls and all three sound treatments combined. Defensive/cautious behaviors included cautious exploration, fixation, freezing, hisses, head jerks, jaw drops and periscoping.</w:t>
      </w:r>
      <w:ins w:id="4" w:author="Christina Zdenek" w:date="2021-04-19T13:14:00Z">
        <w:r w:rsidR="00E109FC">
          <w:t xml:space="preserve"> </w:t>
        </w:r>
      </w:ins>
      <w:ins w:id="5" w:author="Christina Zdenek" w:date="2021-04-21T16:07:00Z">
        <w:r w:rsidR="00622560">
          <w:t xml:space="preserve">Movement </w:t>
        </w:r>
      </w:ins>
      <w:ins w:id="6" w:author="Christina Zdenek" w:date="2021-04-21T16:31:00Z">
        <w:r w:rsidR="00B2355E">
          <w:t>response</w:t>
        </w:r>
      </w:ins>
      <w:ins w:id="7" w:author="Christina Zdenek" w:date="2021-04-21T16:07:00Z">
        <w:r w:rsidR="00622560">
          <w:t xml:space="preserve"> here </w:t>
        </w:r>
      </w:ins>
      <w:ins w:id="8" w:author="Christina Zdenek" w:date="2021-04-21T16:32:00Z">
        <w:r w:rsidR="00470C6B">
          <w:t xml:space="preserve">(Moving </w:t>
        </w:r>
      </w:ins>
      <w:ins w:id="9" w:author="Christina Zdenek" w:date="2021-04-21T16:33:00Z">
        <w:r w:rsidR="00470C6B">
          <w:t xml:space="preserve">&gt;20cm) </w:t>
        </w:r>
      </w:ins>
      <w:ins w:id="10" w:author="Christina Zdenek" w:date="2021-04-21T16:07:00Z">
        <w:r w:rsidR="00622560">
          <w:t>does not show</w:t>
        </w:r>
      </w:ins>
      <w:ins w:id="11" w:author="Christina Zdenek" w:date="2021-04-21T16:31:00Z">
        <w:r w:rsidR="00B2355E">
          <w:t xml:space="preserve"> </w:t>
        </w:r>
        <w:r w:rsidR="00B2355E">
          <w:t>whether snakes were moving towards or away from the sound</w:t>
        </w:r>
        <w:r w:rsidR="00B2355E">
          <w:t xml:space="preserve">. </w:t>
        </w:r>
      </w:ins>
      <w:ins w:id="12" w:author="Christina Zdenek" w:date="2021-04-19T13:14:00Z">
        <w:r w:rsidR="00E109FC">
          <w:t>Snake images are not to relative scale.</w:t>
        </w:r>
      </w:ins>
      <w:ins w:id="13" w:author="Christina Zdenek" w:date="2021-04-21T16:26:00Z">
        <w:r w:rsidR="006312DE">
          <w:t xml:space="preserve"> </w:t>
        </w:r>
        <w:r w:rsidR="006312DE">
          <w:t xml:space="preserve">Image credits to CNZ: </w:t>
        </w:r>
        <w:r w:rsidR="006312DE" w:rsidRPr="00347357">
          <w:rPr>
            <w:i/>
            <w:iCs/>
          </w:rPr>
          <w:t>Acanthophis</w:t>
        </w:r>
        <w:r w:rsidR="006312DE">
          <w:t xml:space="preserve">, </w:t>
        </w:r>
        <w:r w:rsidR="006312DE" w:rsidRPr="00347357">
          <w:rPr>
            <w:i/>
            <w:iCs/>
          </w:rPr>
          <w:t>Aspidites</w:t>
        </w:r>
        <w:r w:rsidR="006312DE">
          <w:t xml:space="preserve">, </w:t>
        </w:r>
        <w:r w:rsidR="006312DE" w:rsidRPr="00347357">
          <w:rPr>
            <w:i/>
            <w:iCs/>
          </w:rPr>
          <w:t>Hoplocephalus</w:t>
        </w:r>
      </w:ins>
      <w:ins w:id="14" w:author="Christina Zdenek" w:date="2021-04-21T16:32:00Z">
        <w:r w:rsidR="00B2355E">
          <w:t>;</w:t>
        </w:r>
      </w:ins>
      <w:ins w:id="15" w:author="Christina Zdenek" w:date="2021-04-21T16:26:00Z">
        <w:r w:rsidR="006312DE">
          <w:t xml:space="preserve"> to CJH: </w:t>
        </w:r>
        <w:r w:rsidR="006312DE" w:rsidRPr="00347357">
          <w:rPr>
            <w:i/>
            <w:iCs/>
          </w:rPr>
          <w:t>Oxyuranus</w:t>
        </w:r>
        <w:r w:rsidR="006312DE">
          <w:t xml:space="preserve">, </w:t>
        </w:r>
        <w:commentRangeStart w:id="16"/>
        <w:r w:rsidR="006312DE" w:rsidRPr="00347357">
          <w:rPr>
            <w:i/>
            <w:iCs/>
          </w:rPr>
          <w:t>Pseudonaja</w:t>
        </w:r>
        <w:commentRangeEnd w:id="16"/>
        <w:r w:rsidR="006312DE">
          <w:rPr>
            <w:rStyle w:val="CommentReference"/>
            <w:rFonts w:cs="Mangal"/>
          </w:rPr>
          <w:commentReference w:id="16"/>
        </w:r>
        <w:r w:rsidR="006312DE">
          <w:t>.</w:t>
        </w:r>
      </w:ins>
    </w:p>
    <w:p w14:paraId="15837347" w14:textId="77777777" w:rsidR="006312DE" w:rsidRDefault="006312DE" w:rsidP="006312DE">
      <w:pPr>
        <w:rPr>
          <w:ins w:id="17" w:author="Christina Zdenek" w:date="2021-04-21T16:26:00Z"/>
        </w:rPr>
      </w:pPr>
    </w:p>
    <w:p w14:paraId="0DEDB229" w14:textId="6EEA1520" w:rsidR="00872344" w:rsidRDefault="00A02A4C">
      <w:r>
        <w:br w:type="page"/>
      </w:r>
    </w:p>
    <w:p w14:paraId="72D87B66" w14:textId="77777777" w:rsidR="00872344" w:rsidRDefault="00A02A4C">
      <w:pPr>
        <w:rPr>
          <w:b/>
          <w:bCs/>
        </w:rPr>
      </w:pPr>
      <w:r>
        <w:rPr>
          <w:b/>
          <w:bCs/>
          <w:noProof/>
        </w:rPr>
        <w:lastRenderedPageBreak/>
        <w:drawing>
          <wp:anchor distT="0" distB="0" distL="0" distR="0" simplePos="0" relativeHeight="3" behindDoc="0" locked="0" layoutInCell="0" allowOverlap="1" wp14:anchorId="38740B02" wp14:editId="56D721AB">
            <wp:simplePos x="0" y="0"/>
            <wp:positionH relativeFrom="column">
              <wp:posOffset>-521335</wp:posOffset>
            </wp:positionH>
            <wp:positionV relativeFrom="paragraph">
              <wp:posOffset>173355</wp:posOffset>
            </wp:positionV>
            <wp:extent cx="5090795" cy="742061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5090795" cy="7420610"/>
                    </a:xfrm>
                    <a:prstGeom prst="rect">
                      <a:avLst/>
                    </a:prstGeom>
                  </pic:spPr>
                </pic:pic>
              </a:graphicData>
            </a:graphic>
          </wp:anchor>
        </w:drawing>
      </w:r>
    </w:p>
    <w:p w14:paraId="7602F435" w14:textId="67E095C0" w:rsidR="00872344" w:rsidRDefault="00A02A4C">
      <w:pPr>
        <w:rPr>
          <w:b/>
          <w:bCs/>
        </w:rPr>
      </w:pPr>
      <w:r>
        <w:rPr>
          <w:b/>
          <w:bCs/>
        </w:rPr>
        <w:t>Figure 2: (A)</w:t>
      </w:r>
      <w:r>
        <w:t xml:space="preserve"> Mean probability of exhibiting defensive or cautious be</w:t>
      </w:r>
      <w:r>
        <w:t>havior in control trials for three snake genera with sufficient response (Fig. 1). Behaviors included cautious exploration, fixation, freezing, hisses, head jerks, jaw drops and periscoping.</w:t>
      </w:r>
      <w:r>
        <w:t xml:space="preserve"> Lines represent 95% credible intervals.</w:t>
      </w:r>
      <w:r>
        <w:rPr>
          <w:i/>
          <w:iCs/>
        </w:rPr>
        <w:t xml:space="preserve"> </w:t>
      </w:r>
      <w:r>
        <w:rPr>
          <w:b/>
          <w:bCs/>
        </w:rPr>
        <w:t xml:space="preserve">(B) </w:t>
      </w:r>
      <w:r>
        <w:t xml:space="preserve">Change </w:t>
      </w:r>
      <w:r>
        <w:t>in probability</w:t>
      </w:r>
      <w:r>
        <w:t xml:space="preserve"> of exhibiting defensive or cautious behaviours from the control to each of three sound treatments. Values above one indicate increase in probability, and vice versa. </w:t>
      </w:r>
      <w:del w:id="18" w:author="Christina Zdenek" w:date="2021-04-19T13:17:00Z">
        <w:r w:rsidDel="00C15ECE">
          <w:delText xml:space="preserve">Light </w:delText>
        </w:r>
      </w:del>
      <w:ins w:id="19" w:author="Christina Zdenek" w:date="2021-04-19T13:17:00Z">
        <w:r w:rsidR="00C15ECE">
          <w:t>Partially tran</w:t>
        </w:r>
      </w:ins>
      <w:ins w:id="20" w:author="Christina Zdenek" w:date="2021-04-19T13:18:00Z">
        <w:r w:rsidR="00C15ECE">
          <w:t>sparent</w:t>
        </w:r>
      </w:ins>
      <w:ins w:id="21" w:author="Christina Zdenek" w:date="2021-04-19T13:17:00Z">
        <w:r w:rsidR="00C15ECE">
          <w:t xml:space="preserve"> </w:t>
        </w:r>
      </w:ins>
      <w:r>
        <w:t>points had credible intervals crossing zero, suggesting no change in probability fr</w:t>
      </w:r>
      <w:r>
        <w:t xml:space="preserve">om control. </w:t>
      </w:r>
      <w:r>
        <w:rPr>
          <w:b/>
          <w:bCs/>
        </w:rPr>
        <w:t xml:space="preserve">(C) </w:t>
      </w:r>
      <w:r>
        <w:t>Non-metric multidimensional scaling of defensive/cautious behaviour composition for each genus-sound treatment combination. Points with similar behavior composition are clustered on the plot. Arrows reflect weighted behavior centroids, wher</w:t>
      </w:r>
      <w:r>
        <w:t>e points in the same direction as arrows exhibited more of those behaviors, with arrow length proportional to strength of influence. Differences between control (“0”) and treatment points (“1”, “2” and “3”) suggest the type of exhibited defensive behaviors</w:t>
      </w:r>
      <w:r>
        <w:t xml:space="preserve"> changed in response to sound treatments. </w:t>
      </w:r>
      <w:commentRangeStart w:id="22"/>
      <w:r>
        <w:t xml:space="preserve">Symbols </w:t>
      </w:r>
      <w:commentRangeEnd w:id="22"/>
      <w:r w:rsidR="00D94BC1">
        <w:rPr>
          <w:rStyle w:val="CommentReference"/>
          <w:rFonts w:cs="Mangal"/>
        </w:rPr>
        <w:commentReference w:id="22"/>
      </w:r>
      <w:r>
        <w:t xml:space="preserve">for the control and sound 1 are omitted for </w:t>
      </w:r>
      <w:r>
        <w:rPr>
          <w:i/>
          <w:iCs/>
        </w:rPr>
        <w:t>Acanthophis</w:t>
      </w:r>
      <w:r>
        <w:t xml:space="preserve"> due to no behaviours being exhibited in those trials. </w:t>
      </w:r>
      <w:r>
        <w:t>Numbers</w:t>
      </w:r>
      <w:r>
        <w:t xml:space="preserve"> are omitted from </w:t>
      </w:r>
      <w:r>
        <w:rPr>
          <w:i/>
          <w:iCs/>
        </w:rPr>
        <w:t>Acanthophis</w:t>
      </w:r>
      <w:r>
        <w:t xml:space="preserve"> and </w:t>
      </w:r>
      <w:r>
        <w:rPr>
          <w:i/>
          <w:iCs/>
        </w:rPr>
        <w:t>Hoplocephalus</w:t>
      </w:r>
      <w:r>
        <w:t xml:space="preserve"> symbols due to space constraints. </w:t>
      </w:r>
      <w:r>
        <w:br w:type="page"/>
      </w:r>
    </w:p>
    <w:p w14:paraId="6A5F94B4" w14:textId="09D1D209" w:rsidR="00872344" w:rsidRDefault="00A02A4C">
      <w:pPr>
        <w:rPr>
          <w:b/>
          <w:bCs/>
        </w:rPr>
      </w:pPr>
      <w:commentRangeStart w:id="23"/>
      <w:r>
        <w:rPr>
          <w:noProof/>
        </w:rPr>
        <w:lastRenderedPageBreak/>
        <w:drawing>
          <wp:anchor distT="0" distB="0" distL="0" distR="0" simplePos="0" relativeHeight="4" behindDoc="0" locked="0" layoutInCell="0" allowOverlap="1" wp14:anchorId="16338413" wp14:editId="515E9668">
            <wp:simplePos x="0" y="0"/>
            <wp:positionH relativeFrom="column">
              <wp:align>center</wp:align>
            </wp:positionH>
            <wp:positionV relativeFrom="paragraph">
              <wp:posOffset>635</wp:posOffset>
            </wp:positionV>
            <wp:extent cx="6332220" cy="497522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6332220" cy="4975225"/>
                    </a:xfrm>
                    <a:prstGeom prst="rect">
                      <a:avLst/>
                    </a:prstGeom>
                  </pic:spPr>
                </pic:pic>
              </a:graphicData>
            </a:graphic>
          </wp:anchor>
        </w:drawing>
      </w:r>
      <w:r>
        <w:rPr>
          <w:b/>
          <w:bCs/>
        </w:rPr>
        <w:t>Figu</w:t>
      </w:r>
      <w:r>
        <w:rPr>
          <w:b/>
          <w:bCs/>
        </w:rPr>
        <w:t xml:space="preserve">re </w:t>
      </w:r>
      <w:commentRangeEnd w:id="23"/>
      <w:r w:rsidR="00C34A3A">
        <w:rPr>
          <w:rStyle w:val="CommentReference"/>
          <w:rFonts w:cs="Mangal"/>
        </w:rPr>
        <w:commentReference w:id="23"/>
      </w:r>
      <w:r>
        <w:rPr>
          <w:b/>
          <w:bCs/>
        </w:rPr>
        <w:t>3:</w:t>
      </w:r>
      <w:r>
        <w:t xml:space="preserve"> </w:t>
      </w:r>
      <w:r>
        <w:rPr>
          <w:b/>
          <w:bCs/>
        </w:rPr>
        <w:t xml:space="preserve">(A) </w:t>
      </w:r>
      <w:commentRangeStart w:id="24"/>
      <w:r>
        <w:t xml:space="preserve">Histogram </w:t>
      </w:r>
      <w:commentRangeEnd w:id="24"/>
      <w:r w:rsidR="00020FA5">
        <w:rPr>
          <w:rStyle w:val="CommentReference"/>
          <w:rFonts w:cs="Mangal"/>
        </w:rPr>
        <w:commentReference w:id="24"/>
      </w:r>
      <w:r>
        <w:t>of snake movement by genus (coloured groupings) and sound treatment (0 to 3). Histogram bars are grouped in units of 10cm, except above 100cm (right of dashed line) where they are grouped in units of 50cm. Alternating colours on bars re</w:t>
      </w:r>
      <w:r>
        <w:t xml:space="preserve">present blocks of up to 20% of trials. Grey shading indicates the cut-off used to distinguish 20cm threshold for binary movement response used in probability model. </w:t>
      </w:r>
      <w:r>
        <w:rPr>
          <w:b/>
          <w:bCs/>
        </w:rPr>
        <w:t>(B</w:t>
      </w:r>
      <w:r>
        <w:t xml:space="preserve">) Mean probability of &gt;20cm snake movement in control. </w:t>
      </w:r>
      <w:r>
        <w:rPr>
          <w:b/>
          <w:bCs/>
        </w:rPr>
        <w:t>(C)</w:t>
      </w:r>
      <w:r>
        <w:t xml:space="preserve"> </w:t>
      </w:r>
      <w:r>
        <w:t>Change in probability of movem</w:t>
      </w:r>
      <w:r>
        <w:t xml:space="preserve">ent from the control to each of three sound treatments. Values above one indicate increase in probability, and vice versa. </w:t>
      </w:r>
      <w:r>
        <w:rPr>
          <w:b/>
          <w:bCs/>
        </w:rPr>
        <w:t>(D)</w:t>
      </w:r>
      <w:r>
        <w:t xml:space="preserve"> Mean probability of movement away from speaker for each genus in control trials, using only snakes with &gt;20cm of movement. </w:t>
      </w:r>
      <w:r>
        <w:rPr>
          <w:b/>
          <w:bCs/>
        </w:rPr>
        <w:t>(</w:t>
      </w:r>
      <w:ins w:id="25" w:author="Christina Zdenek" w:date="2021-04-19T13:31:00Z">
        <w:r w:rsidR="000B0F96">
          <w:rPr>
            <w:b/>
            <w:bCs/>
          </w:rPr>
          <w:t>E</w:t>
        </w:r>
      </w:ins>
      <w:del w:id="26" w:author="Christina Zdenek" w:date="2021-04-19T13:31:00Z">
        <w:r w:rsidDel="000B0F96">
          <w:rPr>
            <w:b/>
            <w:bCs/>
          </w:rPr>
          <w:delText>A</w:delText>
        </w:r>
      </w:del>
      <w:r>
        <w:rPr>
          <w:b/>
          <w:bCs/>
        </w:rPr>
        <w:t xml:space="preserve">) </w:t>
      </w:r>
      <w:r>
        <w:t>Ch</w:t>
      </w:r>
      <w:r>
        <w:t xml:space="preserve">ange in probability of movement away from speaker compared to control means for each of three sound treatments, as per (B). </w:t>
      </w:r>
      <w:ins w:id="27" w:author="Christina Zdenek" w:date="2021-04-19T13:32:00Z">
        <w:r w:rsidR="00EF2FEE">
          <w:t>Dotted l</w:t>
        </w:r>
      </w:ins>
      <w:del w:id="28" w:author="Christina Zdenek" w:date="2021-04-19T13:32:00Z">
        <w:r w:rsidDel="00EF2FEE">
          <w:delText>L</w:delText>
        </w:r>
      </w:del>
      <w:r>
        <w:t xml:space="preserve">ines in (B-E) represent 95% credible </w:t>
      </w:r>
      <w:commentRangeStart w:id="29"/>
      <w:r>
        <w:t xml:space="preserve">intervals </w:t>
      </w:r>
      <w:commentRangeEnd w:id="29"/>
      <w:r w:rsidR="00EF2FEE">
        <w:rPr>
          <w:rStyle w:val="CommentReference"/>
          <w:rFonts w:cs="Mangal"/>
        </w:rPr>
        <w:commentReference w:id="29"/>
      </w:r>
      <w:r>
        <w:t>from Bayesian h</w:t>
      </w:r>
      <w:ins w:id="30" w:author="Christina Zdenek" w:date="2021-04-19T13:14:00Z">
        <w:r w:rsidR="00E109FC">
          <w:t>ie</w:t>
        </w:r>
      </w:ins>
      <w:del w:id="31" w:author="Christina Zdenek" w:date="2021-04-19T13:14:00Z">
        <w:r w:rsidDel="00E109FC">
          <w:delText>ei</w:delText>
        </w:r>
      </w:del>
      <w:r>
        <w:t>rarchical models. Points in C and E with 95% credible intervals tha</w:t>
      </w:r>
      <w:r>
        <w:t>t do not cross zero are highlighted as significant effects</w:t>
      </w:r>
      <w:r>
        <w:t>.</w:t>
      </w:r>
      <w:r>
        <w:br w:type="page"/>
      </w:r>
    </w:p>
    <w:p w14:paraId="6FD8BC8B" w14:textId="77777777" w:rsidR="00872344" w:rsidRDefault="00A02A4C">
      <w:pPr>
        <w:rPr>
          <w:b/>
          <w:bCs/>
        </w:rPr>
      </w:pPr>
      <w:r>
        <w:rPr>
          <w:b/>
          <w:bCs/>
        </w:rPr>
        <w:lastRenderedPageBreak/>
        <w:t>Model process (this will become Methods text and I will make it more detailed and readable, include citations etc)</w:t>
      </w:r>
    </w:p>
    <w:p w14:paraId="68C603B3" w14:textId="77777777" w:rsidR="00872344" w:rsidRDefault="00872344">
      <w:pPr>
        <w:rPr>
          <w:b/>
          <w:bCs/>
        </w:rPr>
      </w:pPr>
    </w:p>
    <w:p w14:paraId="0F88D6C0" w14:textId="77777777" w:rsidR="00872344" w:rsidRDefault="00A02A4C">
      <w:pPr>
        <w:rPr>
          <w:u w:val="single"/>
        </w:rPr>
      </w:pPr>
      <w:r>
        <w:rPr>
          <w:u w:val="single"/>
        </w:rPr>
        <w:t>Summarizing snake behavioral response</w:t>
      </w:r>
    </w:p>
    <w:p w14:paraId="0FA34CBC" w14:textId="77777777" w:rsidR="00872344" w:rsidRDefault="00872344">
      <w:pPr>
        <w:rPr>
          <w:b/>
          <w:bCs/>
        </w:rPr>
      </w:pPr>
    </w:p>
    <w:p w14:paraId="06C378A1" w14:textId="77777777" w:rsidR="00872344" w:rsidRDefault="00A02A4C">
      <w:r>
        <w:t>Defensive and cautious behaviors include</w:t>
      </w:r>
      <w:r>
        <w:t>d freezing, hissing, fixation, head jerks, lower jaw drops, periscoping and cautionary exploration. We converted the sum of these for each snake trial into a binary variable, whether at least one defensive/cautious behavior occurred. These were modelled as</w:t>
      </w:r>
      <w:r>
        <w:t xml:space="preserve"> one of the probability models below.</w:t>
      </w:r>
    </w:p>
    <w:p w14:paraId="13F77209" w14:textId="77777777" w:rsidR="00872344" w:rsidRDefault="00872344">
      <w:pPr>
        <w:rPr>
          <w:b/>
          <w:bCs/>
        </w:rPr>
      </w:pPr>
    </w:p>
    <w:p w14:paraId="16DE89EE" w14:textId="77777777" w:rsidR="00872344" w:rsidRDefault="00A02A4C">
      <w:pPr>
        <w:rPr>
          <w:u w:val="single"/>
        </w:rPr>
      </w:pPr>
      <w:r>
        <w:rPr>
          <w:u w:val="single"/>
        </w:rPr>
        <w:t>Snake head movement and direction</w:t>
      </w:r>
    </w:p>
    <w:p w14:paraId="725E2DF3" w14:textId="77777777" w:rsidR="00872344" w:rsidRDefault="00872344">
      <w:pPr>
        <w:rPr>
          <w:u w:val="single"/>
        </w:rPr>
      </w:pPr>
    </w:p>
    <w:p w14:paraId="2215AFDA" w14:textId="77777777" w:rsidR="00872344" w:rsidRDefault="00A02A4C">
      <w:r>
        <w:t>Many snakes recorded small head movements during trials. There was a natural division between snakes with &lt; 20cm head movement and those with substantially larger movement. We divide</w:t>
      </w:r>
      <w:r>
        <w:t>d movement into less than and greater than 20cm binary category for probability modelling.</w:t>
      </w:r>
    </w:p>
    <w:p w14:paraId="3507F951" w14:textId="77777777" w:rsidR="00872344" w:rsidRDefault="00872344"/>
    <w:p w14:paraId="0DF457F8" w14:textId="77777777" w:rsidR="00872344" w:rsidRDefault="00A02A4C">
      <w:r>
        <w:t>Movement response does not resolve whether snakes were moving towards or away from the sound, which has different biological implications. We constructed an additio</w:t>
      </w:r>
      <w:r>
        <w:t xml:space="preserve">nal model only for snake trials with &gt;20 cm head movement, modelling the probability that snakes moved away from the speaker. We constructed a binary variable, with all trials with head movement away from the speaker as successes and with all other trials </w:t>
      </w:r>
      <w:r>
        <w:t>treated as failures.</w:t>
      </w:r>
    </w:p>
    <w:p w14:paraId="71DF79C4" w14:textId="77777777" w:rsidR="00872344" w:rsidRDefault="00872344"/>
    <w:p w14:paraId="254F48A5" w14:textId="61DBD9E4" w:rsidR="00872344" w:rsidRDefault="00A02A4C">
      <w:pPr>
        <w:rPr>
          <w:b/>
          <w:bCs/>
          <w:i/>
          <w:iCs/>
        </w:rPr>
      </w:pPr>
      <w:r>
        <w:rPr>
          <w:b/>
          <w:bCs/>
          <w:i/>
          <w:iCs/>
        </w:rPr>
        <w:t>Sta</w:t>
      </w:r>
      <w:ins w:id="32" w:author="Christina Zdenek" w:date="2021-04-19T13:36:00Z">
        <w:r w:rsidR="00BC1059">
          <w:rPr>
            <w:b/>
            <w:bCs/>
            <w:i/>
            <w:iCs/>
          </w:rPr>
          <w:t>t</w:t>
        </w:r>
      </w:ins>
      <w:r>
        <w:rPr>
          <w:b/>
          <w:bCs/>
          <w:i/>
          <w:iCs/>
        </w:rPr>
        <w:t>istical analyses</w:t>
      </w:r>
    </w:p>
    <w:p w14:paraId="6DA29FE8" w14:textId="77777777" w:rsidR="00872344" w:rsidRDefault="00872344">
      <w:pPr>
        <w:rPr>
          <w:b/>
          <w:bCs/>
          <w:i/>
          <w:iCs/>
        </w:rPr>
      </w:pPr>
    </w:p>
    <w:p w14:paraId="12DD6971" w14:textId="77777777" w:rsidR="00872344" w:rsidRDefault="00A02A4C">
      <w:pPr>
        <w:rPr>
          <w:u w:val="single"/>
        </w:rPr>
      </w:pPr>
      <w:r>
        <w:rPr>
          <w:u w:val="single"/>
        </w:rPr>
        <w:t>nMDS of defensive/cautious behaviors</w:t>
      </w:r>
    </w:p>
    <w:p w14:paraId="5322C5BA" w14:textId="77777777" w:rsidR="00872344" w:rsidRDefault="00872344"/>
    <w:p w14:paraId="78085AD1" w14:textId="77777777" w:rsidR="00872344" w:rsidRDefault="00A02A4C">
      <w:r>
        <w:t>We also explored whether the composition of defensive/cautious behaviors changed based on sound treatment. For this, we summed all defensive behaviours for all snakes of a given genus for a given sound treatment. We converted these to relative abundance me</w:t>
      </w:r>
      <w:r>
        <w:t>asures (dividing by the total behaviors in that genus-sound treatment combination). These formed the rows of a compositional matrix, with behaviors as columns. We visualized differences in composition using non-metric multidimensional scaling (metaMDS func</w:t>
      </w:r>
      <w:r>
        <w:t>tion, vegan packge), using Bray-Curtis dissimilarity.</w:t>
      </w:r>
    </w:p>
    <w:p w14:paraId="7390F37E" w14:textId="77777777" w:rsidR="00872344" w:rsidRDefault="00872344"/>
    <w:p w14:paraId="1ADA1473" w14:textId="77777777" w:rsidR="00872344" w:rsidRDefault="00A02A4C">
      <w:r>
        <w:t>We also tested for whether genus or sound treatment significantly affected composition of defensive/cautious behaviorrs using a PERMANOVA (adonis2 function, vegan package).</w:t>
      </w:r>
    </w:p>
    <w:p w14:paraId="3B4F3401" w14:textId="77777777" w:rsidR="00872344" w:rsidRDefault="00872344"/>
    <w:p w14:paraId="688AD4FD" w14:textId="77777777" w:rsidR="00872344" w:rsidRDefault="00A02A4C">
      <w:r>
        <w:rPr>
          <w:u w:val="single"/>
        </w:rPr>
        <w:t>Probability models</w:t>
      </w:r>
    </w:p>
    <w:p w14:paraId="3119EAD1" w14:textId="77777777" w:rsidR="00872344" w:rsidRDefault="00872344">
      <w:pPr>
        <w:rPr>
          <w:u w:val="single"/>
        </w:rPr>
      </w:pPr>
    </w:p>
    <w:p w14:paraId="4A5225E6" w14:textId="77777777" w:rsidR="00872344" w:rsidRDefault="00A02A4C">
      <w:r>
        <w:t>Bayesia</w:t>
      </w:r>
      <w:r>
        <w:t>n heirarchical models, fit via brms. Bernoulli likelihood, vague uninformative priors for intercept and slope terms (normal distribution with 0 mean, 5 sd). Random intercepts set for each snake, each set of trials and the two speaker directions, with Half-</w:t>
      </w:r>
      <w:r>
        <w:t>normal cauchy priors for standard deviation (0 mean, 2 sd).</w:t>
      </w:r>
    </w:p>
    <w:p w14:paraId="4C84B774" w14:textId="77777777" w:rsidR="00872344" w:rsidRDefault="00872344"/>
    <w:p w14:paraId="1A7EC13F" w14:textId="77777777" w:rsidR="00872344" w:rsidRDefault="00A02A4C">
      <w:r>
        <w:t xml:space="preserve">All models had genus, sound factor, their interaction, and ln(snake age) as fixed effects. </w:t>
      </w:r>
    </w:p>
    <w:p w14:paraId="0BC85B24" w14:textId="77777777" w:rsidR="00872344" w:rsidRDefault="00872344"/>
    <w:p w14:paraId="205D31F9" w14:textId="77777777" w:rsidR="00872344" w:rsidRDefault="00872344"/>
    <w:p w14:paraId="3252D248" w14:textId="77777777" w:rsidR="00872344" w:rsidRDefault="00A02A4C">
      <w:r>
        <w:lastRenderedPageBreak/>
        <w:t>Our defensive/cautious behavior model initially included snake sex</w:t>
      </w:r>
      <w:r>
        <w:t xml:space="preserve"> and m</w:t>
      </w:r>
      <w:r>
        <w:t>ovement away from speaker model initially included initial head direction. These additional variables did not improve model fit, as determined via comparison of leave-one-out cross-validation information criteria (LOOIC), interpretable as per AIC. Defensiv</w:t>
      </w:r>
      <w:r>
        <w:t>e/cautious models with and without snake sex had LOOIC scores of 223.9 and 223.5 respectively, and movement away from speaker models with and without initial head direction had LOOIC scores of 378.8 and 372.9 respectively.</w:t>
      </w:r>
    </w:p>
    <w:p w14:paraId="2E59F02B" w14:textId="77777777" w:rsidR="00872344" w:rsidRDefault="00872344"/>
    <w:p w14:paraId="4B5F7D8F" w14:textId="77777777" w:rsidR="00872344" w:rsidRDefault="00872344"/>
    <w:p w14:paraId="2960ABEB" w14:textId="77777777" w:rsidR="00872344" w:rsidRDefault="00872344"/>
    <w:p w14:paraId="7CB02F75" w14:textId="77777777" w:rsidR="00872344" w:rsidRDefault="00A02A4C">
      <w:r>
        <w:t>We set adapt delta to 0.999 an</w:t>
      </w:r>
      <w:r>
        <w:t xml:space="preserve">d max </w:t>
      </w:r>
      <w:r w:rsidRPr="00DD63F5">
        <w:rPr>
          <w:highlight w:val="yellow"/>
          <w:rPrChange w:id="33" w:author="Christina Zdenek" w:date="2021-04-19T13:37:00Z">
            <w:rPr/>
          </w:rPrChange>
        </w:rPr>
        <w:t>treedepth</w:t>
      </w:r>
      <w:r>
        <w:t xml:space="preserve"> to 15 to reduce divergent transitions. Models ran across four chains for 10,000 iterations each, 5,000 warm-up and 5,000 for sampling, for a total of 20,000 sampling iterations. Chain convergence in models was evaluated via R-hat scores. Mo</w:t>
      </w:r>
      <w:r>
        <w:t>del validation was performed via residual simulation in DHARMa package (Hartig 2019) and leave-one-out cross validation (loo function, loo package).</w:t>
      </w:r>
    </w:p>
    <w:p w14:paraId="0E199A96" w14:textId="77777777" w:rsidR="00872344" w:rsidRDefault="00872344"/>
    <w:p w14:paraId="074C225F" w14:textId="77777777" w:rsidR="00872344" w:rsidRDefault="00A02A4C">
      <w:r>
        <w:t>Control plots have points at the mean posterior probability. Bars are 95% credible intervals, the 2.5% and</w:t>
      </w:r>
      <w:r>
        <w:t xml:space="preserve"> 97.5% quantiles of posterior distribution. To get the difference from control plots, which puts each genus on an equivalent scale (“difference from control”), we subtracted response-scale each genus’ control posterior draws from the respective sound facto</w:t>
      </w:r>
      <w:r>
        <w:t>r treatment posterior draws for each genus. The points of these resulting distributions are the mean difference from control to treatment, with 95% credible intervals of the differences. Where credible intervals do not cross zero, it is evidence of a diffe</w:t>
      </w:r>
      <w:r>
        <w:t>rence in response probability between the control and treatments.</w:t>
      </w:r>
    </w:p>
    <w:p w14:paraId="0ECF3AA1" w14:textId="77777777" w:rsidR="00872344" w:rsidRDefault="00872344"/>
    <w:p w14:paraId="3F08FB18" w14:textId="77777777" w:rsidR="00872344" w:rsidRDefault="00A02A4C">
      <w:r>
        <w:t xml:space="preserve">In some cases, even with snake-level random effects, population-level predictions had wide credible intervals, reduce confidence in some potential trends (such as </w:t>
      </w:r>
      <w:r>
        <w:rPr>
          <w:i/>
          <w:iCs/>
        </w:rPr>
        <w:t>Aspidites</w:t>
      </w:r>
      <w:r>
        <w:t xml:space="preserve"> reduction in pro</w:t>
      </w:r>
      <w:r>
        <w:t>bability of movement away from speaker).</w:t>
      </w:r>
    </w:p>
    <w:p w14:paraId="5695A1EE" w14:textId="77777777" w:rsidR="00872344" w:rsidRDefault="00872344"/>
    <w:p w14:paraId="45721BF9" w14:textId="77777777" w:rsidR="00872344" w:rsidRDefault="00872344"/>
    <w:p w14:paraId="45A80A9B" w14:textId="77777777" w:rsidR="00872344" w:rsidRDefault="00A02A4C">
      <w:pPr>
        <w:rPr>
          <w:u w:val="single"/>
        </w:rPr>
      </w:pPr>
      <w:r>
        <w:rPr>
          <w:u w:val="single"/>
        </w:rPr>
        <w:t>Specific model details</w:t>
      </w:r>
    </w:p>
    <w:p w14:paraId="5AABAC68" w14:textId="77777777" w:rsidR="00872344" w:rsidRDefault="00872344"/>
    <w:p w14:paraId="0701F24B" w14:textId="0E8DFDD7" w:rsidR="00872344" w:rsidRDefault="00A02A4C">
      <w:r>
        <w:t>We tested for whether initial head direc</w:t>
      </w:r>
      <w:del w:id="34" w:author="Christina Zdenek" w:date="2021-04-21T16:39:00Z">
        <w:r w:rsidDel="000B15E1">
          <w:delText>i</w:delText>
        </w:r>
      </w:del>
      <w:r>
        <w:t>t</w:t>
      </w:r>
      <w:ins w:id="35" w:author="Christina Zdenek" w:date="2021-04-21T16:39:00Z">
        <w:r w:rsidR="000B15E1">
          <w:t>i</w:t>
        </w:r>
      </w:ins>
      <w:r>
        <w:t xml:space="preserve">on significantly influenced probability of snake movement direction, but this model was a poorer fit than the model with this effect absent </w:t>
      </w:r>
      <w:r>
        <w:br w:type="page"/>
      </w:r>
    </w:p>
    <w:p w14:paraId="70B8D8EC" w14:textId="77777777" w:rsidR="00872344" w:rsidRDefault="00A02A4C">
      <w:pPr>
        <w:rPr>
          <w:b/>
          <w:bCs/>
        </w:rPr>
      </w:pPr>
      <w:r>
        <w:rPr>
          <w:b/>
          <w:bCs/>
        </w:rPr>
        <w:lastRenderedPageBreak/>
        <w:t>Resul</w:t>
      </w:r>
      <w:r>
        <w:rPr>
          <w:b/>
          <w:bCs/>
        </w:rPr>
        <w:t>ts</w:t>
      </w:r>
    </w:p>
    <w:p w14:paraId="7E66BFFB" w14:textId="77777777" w:rsidR="00872344" w:rsidRDefault="00872344">
      <w:pPr>
        <w:rPr>
          <w:b/>
          <w:bCs/>
        </w:rPr>
      </w:pPr>
    </w:p>
    <w:p w14:paraId="46DFEFE7" w14:textId="77777777" w:rsidR="00872344" w:rsidRDefault="00A02A4C">
      <w:pPr>
        <w:rPr>
          <w:u w:val="single"/>
        </w:rPr>
      </w:pPr>
      <w:r>
        <w:rPr>
          <w:u w:val="single"/>
        </w:rPr>
        <w:t>Basic results</w:t>
      </w:r>
    </w:p>
    <w:p w14:paraId="1803442B" w14:textId="77777777" w:rsidR="00872344" w:rsidRDefault="00872344"/>
    <w:p w14:paraId="505AD187" w14:textId="77777777" w:rsidR="00872344" w:rsidRDefault="00A02A4C">
      <w:pPr>
        <w:rPr>
          <w:i/>
          <w:iCs/>
        </w:rPr>
      </w:pPr>
      <w:r>
        <w:rPr>
          <w:i/>
          <w:iCs/>
        </w:rPr>
        <w:t>Summarize Fig 1</w:t>
      </w:r>
    </w:p>
    <w:p w14:paraId="472512D1" w14:textId="77777777" w:rsidR="00872344" w:rsidRDefault="00872344"/>
    <w:p w14:paraId="744FAF8B" w14:textId="77777777" w:rsidR="00872344" w:rsidRDefault="00A02A4C">
      <w:pPr>
        <w:rPr>
          <w:u w:val="single"/>
        </w:rPr>
      </w:pPr>
      <w:r>
        <w:rPr>
          <w:u w:val="single"/>
        </w:rPr>
        <w:t>Defensive/cautious behaviors</w:t>
      </w:r>
    </w:p>
    <w:p w14:paraId="300E5C9C" w14:textId="77777777" w:rsidR="00872344" w:rsidRDefault="00872344"/>
    <w:p w14:paraId="3203A2EA" w14:textId="77777777" w:rsidR="00872344" w:rsidRDefault="00A02A4C">
      <w:pPr>
        <w:rPr>
          <w:i/>
          <w:iCs/>
        </w:rPr>
      </w:pPr>
      <w:r>
        <w:rPr>
          <w:i/>
          <w:iCs/>
        </w:rPr>
        <w:t>Talk through Fig 2A-B</w:t>
      </w:r>
    </w:p>
    <w:p w14:paraId="508DC778" w14:textId="77777777" w:rsidR="00872344" w:rsidRDefault="00872344"/>
    <w:p w14:paraId="6A2A25FA" w14:textId="77777777" w:rsidR="00872344" w:rsidRDefault="00A02A4C">
      <w:commentRangeStart w:id="36"/>
      <w:r>
        <w:t>P</w:t>
      </w:r>
      <w:commentRangeStart w:id="37"/>
      <w:r>
        <w:t xml:space="preserve">ermanova </w:t>
      </w:r>
      <w:commentRangeEnd w:id="36"/>
      <w:r w:rsidR="005E7DC4">
        <w:rPr>
          <w:rStyle w:val="CommentReference"/>
          <w:rFonts w:cs="Mangal"/>
        </w:rPr>
        <w:commentReference w:id="36"/>
      </w:r>
      <w:r>
        <w:t>of defensive/cautious behaviour shows significant variation in composition is explained by both genus and by sound treatment.</w:t>
      </w:r>
      <w:commentRangeEnd w:id="37"/>
      <w:r>
        <w:commentReference w:id="37"/>
      </w:r>
      <w:r>
        <w:t xml:space="preserve"> Genus identity explained 89%</w:t>
      </w:r>
      <w:r>
        <w:t xml:space="preserve"> of the variation, with sound contributing an additional </w:t>
      </w:r>
      <w:commentRangeStart w:id="38"/>
      <w:r>
        <w:t xml:space="preserve">3.6%, </w:t>
      </w:r>
      <w:commentRangeEnd w:id="38"/>
      <w:r w:rsidR="00A152B5">
        <w:rPr>
          <w:rStyle w:val="CommentReference"/>
          <w:rFonts w:cs="Mangal"/>
        </w:rPr>
        <w:commentReference w:id="38"/>
      </w:r>
      <w:r>
        <w:t>with no significant interaction between the two sets of factors.</w:t>
      </w:r>
    </w:p>
    <w:p w14:paraId="6DFFCA6C" w14:textId="77777777" w:rsidR="00872344" w:rsidRDefault="00872344"/>
    <w:p w14:paraId="090592F0" w14:textId="77777777" w:rsidR="00872344" w:rsidRDefault="00A02A4C">
      <w:pPr>
        <w:rPr>
          <w:i/>
          <w:iCs/>
        </w:rPr>
      </w:pPr>
      <w:r>
        <w:rPr>
          <w:i/>
          <w:iCs/>
        </w:rPr>
        <w:t>Talk through Fig 2C</w:t>
      </w:r>
    </w:p>
    <w:p w14:paraId="35E2C4D9" w14:textId="77777777" w:rsidR="00872344" w:rsidRDefault="00872344"/>
    <w:p w14:paraId="57A6937F" w14:textId="77777777" w:rsidR="00872344" w:rsidRDefault="00A02A4C">
      <w:pPr>
        <w:rPr>
          <w:u w:val="single"/>
        </w:rPr>
      </w:pPr>
      <w:r>
        <w:rPr>
          <w:u w:val="single"/>
        </w:rPr>
        <w:t>Snake movement</w:t>
      </w:r>
    </w:p>
    <w:p w14:paraId="2C7540BC" w14:textId="77777777" w:rsidR="00872344" w:rsidRDefault="00872344">
      <w:pPr>
        <w:rPr>
          <w:u w:val="single"/>
        </w:rPr>
      </w:pPr>
    </w:p>
    <w:p w14:paraId="29413EB8" w14:textId="77777777" w:rsidR="00872344" w:rsidRDefault="00A02A4C">
      <w:pPr>
        <w:rPr>
          <w:i/>
          <w:iCs/>
        </w:rPr>
      </w:pPr>
      <w:r>
        <w:rPr>
          <w:i/>
          <w:iCs/>
        </w:rPr>
        <w:t>Talk through Fig 3A</w:t>
      </w:r>
    </w:p>
    <w:p w14:paraId="470FEB31" w14:textId="77777777" w:rsidR="00872344" w:rsidRDefault="00872344"/>
    <w:p w14:paraId="48BE822E" w14:textId="77777777" w:rsidR="00872344" w:rsidRDefault="00A02A4C">
      <w:pPr>
        <w:rPr>
          <w:i/>
          <w:iCs/>
        </w:rPr>
      </w:pPr>
      <w:r>
        <w:rPr>
          <w:i/>
          <w:iCs/>
        </w:rPr>
        <w:t>Probability model summary</w:t>
      </w:r>
    </w:p>
    <w:p w14:paraId="4F94EE36" w14:textId="77777777" w:rsidR="00872344" w:rsidRDefault="00872344">
      <w:pPr>
        <w:rPr>
          <w:i/>
          <w:iCs/>
        </w:rPr>
      </w:pPr>
    </w:p>
    <w:p w14:paraId="1F835CBE" w14:textId="77777777" w:rsidR="00872344" w:rsidRDefault="00A02A4C">
      <w:pPr>
        <w:rPr>
          <w:i/>
          <w:iCs/>
        </w:rPr>
      </w:pPr>
      <w:r>
        <w:rPr>
          <w:i/>
          <w:iCs/>
        </w:rPr>
        <w:t>Direction model summary</w:t>
      </w:r>
      <w:r>
        <w:br w:type="page"/>
      </w:r>
    </w:p>
    <w:p w14:paraId="0D89B7AC" w14:textId="77777777" w:rsidR="00872344" w:rsidRDefault="00A02A4C">
      <w:pPr>
        <w:rPr>
          <w:b/>
          <w:bCs/>
        </w:rPr>
      </w:pPr>
      <w:r>
        <w:rPr>
          <w:b/>
          <w:bCs/>
        </w:rPr>
        <w:lastRenderedPageBreak/>
        <w:t>Supplementary Tables</w:t>
      </w:r>
    </w:p>
    <w:p w14:paraId="7758025F" w14:textId="77777777" w:rsidR="00872344" w:rsidRDefault="00872344"/>
    <w:p w14:paraId="065FDBE5" w14:textId="77777777" w:rsidR="00872344" w:rsidRDefault="00A02A4C">
      <w:r>
        <w:t>Permanova summary table testing whether dissimilarity of composition of defensive/cautious behaviors is clustered by genus, sound treatment, or their interaction.</w:t>
      </w:r>
    </w:p>
    <w:tbl>
      <w:tblPr>
        <w:tblW w:w="9972" w:type="dxa"/>
        <w:tblLayout w:type="fixed"/>
        <w:tblCellMar>
          <w:left w:w="30" w:type="dxa"/>
          <w:right w:w="30" w:type="dxa"/>
        </w:tblCellMar>
        <w:tblLook w:val="0000" w:firstRow="0" w:lastRow="0" w:firstColumn="0" w:lastColumn="0" w:noHBand="0" w:noVBand="0"/>
      </w:tblPr>
      <w:tblGrid>
        <w:gridCol w:w="2782"/>
        <w:gridCol w:w="736"/>
        <w:gridCol w:w="1527"/>
        <w:gridCol w:w="877"/>
        <w:gridCol w:w="1169"/>
        <w:gridCol w:w="2881"/>
      </w:tblGrid>
      <w:tr w:rsidR="00872344" w14:paraId="2A9AD11A" w14:textId="77777777">
        <w:trPr>
          <w:trHeight w:val="256"/>
        </w:trPr>
        <w:tc>
          <w:tcPr>
            <w:tcW w:w="2782" w:type="dxa"/>
            <w:vAlign w:val="bottom"/>
          </w:tcPr>
          <w:p w14:paraId="26838A87" w14:textId="77777777" w:rsidR="00872344" w:rsidRDefault="00872344">
            <w:pPr>
              <w:jc w:val="center"/>
              <w:rPr>
                <w:b/>
                <w:bCs/>
                <w:sz w:val="20"/>
                <w:szCs w:val="20"/>
              </w:rPr>
            </w:pPr>
          </w:p>
        </w:tc>
        <w:tc>
          <w:tcPr>
            <w:tcW w:w="736" w:type="dxa"/>
            <w:vAlign w:val="bottom"/>
          </w:tcPr>
          <w:p w14:paraId="1F662893" w14:textId="77777777" w:rsidR="00872344" w:rsidRDefault="00A02A4C">
            <w:pPr>
              <w:jc w:val="center"/>
              <w:rPr>
                <w:b/>
                <w:bCs/>
                <w:sz w:val="20"/>
                <w:szCs w:val="20"/>
              </w:rPr>
            </w:pPr>
            <w:r>
              <w:rPr>
                <w:b/>
                <w:bCs/>
                <w:sz w:val="20"/>
                <w:szCs w:val="20"/>
              </w:rPr>
              <w:t>DF</w:t>
            </w:r>
          </w:p>
        </w:tc>
        <w:tc>
          <w:tcPr>
            <w:tcW w:w="1527" w:type="dxa"/>
            <w:vAlign w:val="bottom"/>
          </w:tcPr>
          <w:p w14:paraId="2D2F467A" w14:textId="77777777" w:rsidR="00872344" w:rsidRDefault="00A02A4C">
            <w:pPr>
              <w:jc w:val="center"/>
              <w:rPr>
                <w:b/>
                <w:bCs/>
                <w:sz w:val="20"/>
                <w:szCs w:val="20"/>
              </w:rPr>
            </w:pPr>
            <w:r>
              <w:rPr>
                <w:b/>
                <w:bCs/>
                <w:sz w:val="20"/>
                <w:szCs w:val="20"/>
              </w:rPr>
              <w:t>Sum of squares</w:t>
            </w:r>
          </w:p>
        </w:tc>
        <w:tc>
          <w:tcPr>
            <w:tcW w:w="877" w:type="dxa"/>
            <w:vAlign w:val="bottom"/>
          </w:tcPr>
          <w:p w14:paraId="09AF7D35" w14:textId="77777777" w:rsidR="00872344" w:rsidRDefault="00A02A4C">
            <w:pPr>
              <w:jc w:val="center"/>
              <w:rPr>
                <w:b/>
                <w:bCs/>
                <w:sz w:val="20"/>
                <w:szCs w:val="20"/>
              </w:rPr>
            </w:pPr>
            <w:r>
              <w:rPr>
                <w:b/>
                <w:bCs/>
                <w:sz w:val="20"/>
                <w:szCs w:val="20"/>
              </w:rPr>
              <w:t>R2</w:t>
            </w:r>
          </w:p>
        </w:tc>
        <w:tc>
          <w:tcPr>
            <w:tcW w:w="1169" w:type="dxa"/>
            <w:vAlign w:val="bottom"/>
          </w:tcPr>
          <w:p w14:paraId="2C63074A" w14:textId="77777777" w:rsidR="00872344" w:rsidRDefault="00A02A4C">
            <w:pPr>
              <w:jc w:val="center"/>
              <w:rPr>
                <w:b/>
                <w:bCs/>
                <w:sz w:val="20"/>
                <w:szCs w:val="20"/>
              </w:rPr>
            </w:pPr>
            <w:r>
              <w:rPr>
                <w:b/>
                <w:bCs/>
                <w:sz w:val="20"/>
                <w:szCs w:val="20"/>
              </w:rPr>
              <w:t>F</w:t>
            </w:r>
          </w:p>
        </w:tc>
        <w:tc>
          <w:tcPr>
            <w:tcW w:w="2881" w:type="dxa"/>
            <w:vAlign w:val="bottom"/>
          </w:tcPr>
          <w:p w14:paraId="6E1B5BBA" w14:textId="77777777" w:rsidR="00872344" w:rsidRDefault="00A02A4C">
            <w:pPr>
              <w:jc w:val="center"/>
              <w:rPr>
                <w:b/>
                <w:bCs/>
                <w:sz w:val="20"/>
                <w:szCs w:val="20"/>
              </w:rPr>
            </w:pPr>
            <w:r>
              <w:rPr>
                <w:b/>
                <w:bCs/>
                <w:sz w:val="20"/>
                <w:szCs w:val="20"/>
              </w:rPr>
              <w:t>P</w:t>
            </w:r>
          </w:p>
        </w:tc>
      </w:tr>
      <w:tr w:rsidR="00872344" w14:paraId="202A2041" w14:textId="77777777">
        <w:trPr>
          <w:trHeight w:val="256"/>
        </w:trPr>
        <w:tc>
          <w:tcPr>
            <w:tcW w:w="2782" w:type="dxa"/>
            <w:vAlign w:val="bottom"/>
          </w:tcPr>
          <w:p w14:paraId="1054A6E5" w14:textId="77777777" w:rsidR="00872344" w:rsidRDefault="00A02A4C">
            <w:pPr>
              <w:rPr>
                <w:sz w:val="20"/>
                <w:szCs w:val="20"/>
              </w:rPr>
            </w:pPr>
            <w:r>
              <w:rPr>
                <w:sz w:val="20"/>
                <w:szCs w:val="20"/>
              </w:rPr>
              <w:t>Genus</w:t>
            </w:r>
          </w:p>
        </w:tc>
        <w:tc>
          <w:tcPr>
            <w:tcW w:w="736" w:type="dxa"/>
            <w:vAlign w:val="bottom"/>
          </w:tcPr>
          <w:p w14:paraId="1A934781" w14:textId="77777777" w:rsidR="00872344" w:rsidRDefault="00A02A4C">
            <w:pPr>
              <w:jc w:val="center"/>
              <w:rPr>
                <w:sz w:val="20"/>
                <w:szCs w:val="20"/>
              </w:rPr>
            </w:pPr>
            <w:r>
              <w:rPr>
                <w:sz w:val="20"/>
                <w:szCs w:val="20"/>
              </w:rPr>
              <w:t>4</w:t>
            </w:r>
          </w:p>
        </w:tc>
        <w:tc>
          <w:tcPr>
            <w:tcW w:w="1527" w:type="dxa"/>
            <w:vAlign w:val="bottom"/>
          </w:tcPr>
          <w:p w14:paraId="1F2AEF11" w14:textId="77777777" w:rsidR="00872344" w:rsidRDefault="00A02A4C">
            <w:pPr>
              <w:jc w:val="center"/>
              <w:rPr>
                <w:sz w:val="20"/>
                <w:szCs w:val="20"/>
              </w:rPr>
            </w:pPr>
            <w:r>
              <w:rPr>
                <w:sz w:val="20"/>
                <w:szCs w:val="20"/>
              </w:rPr>
              <w:t>4.028</w:t>
            </w:r>
          </w:p>
        </w:tc>
        <w:tc>
          <w:tcPr>
            <w:tcW w:w="877" w:type="dxa"/>
            <w:vAlign w:val="bottom"/>
          </w:tcPr>
          <w:p w14:paraId="4D22126D" w14:textId="77777777" w:rsidR="00872344" w:rsidRDefault="00A02A4C">
            <w:pPr>
              <w:jc w:val="center"/>
              <w:rPr>
                <w:sz w:val="20"/>
                <w:szCs w:val="20"/>
              </w:rPr>
            </w:pPr>
            <w:r>
              <w:rPr>
                <w:sz w:val="20"/>
                <w:szCs w:val="20"/>
              </w:rPr>
              <w:t>0.889</w:t>
            </w:r>
          </w:p>
        </w:tc>
        <w:tc>
          <w:tcPr>
            <w:tcW w:w="1169" w:type="dxa"/>
            <w:vAlign w:val="bottom"/>
          </w:tcPr>
          <w:p w14:paraId="2F29C2BB" w14:textId="77777777" w:rsidR="00872344" w:rsidRDefault="00A02A4C">
            <w:pPr>
              <w:jc w:val="center"/>
              <w:rPr>
                <w:sz w:val="20"/>
                <w:szCs w:val="20"/>
              </w:rPr>
            </w:pPr>
            <w:r>
              <w:rPr>
                <w:sz w:val="20"/>
                <w:szCs w:val="20"/>
              </w:rPr>
              <w:t>36.279</w:t>
            </w:r>
          </w:p>
        </w:tc>
        <w:tc>
          <w:tcPr>
            <w:tcW w:w="2881" w:type="dxa"/>
            <w:vAlign w:val="bottom"/>
          </w:tcPr>
          <w:p w14:paraId="70203F52" w14:textId="77777777" w:rsidR="00872344" w:rsidRDefault="00A02A4C">
            <w:pPr>
              <w:jc w:val="center"/>
              <w:rPr>
                <w:sz w:val="20"/>
                <w:szCs w:val="20"/>
              </w:rPr>
            </w:pPr>
            <w:r>
              <w:rPr>
                <w:sz w:val="20"/>
                <w:szCs w:val="20"/>
              </w:rPr>
              <w:t>0.001</w:t>
            </w:r>
          </w:p>
        </w:tc>
      </w:tr>
      <w:tr w:rsidR="00872344" w14:paraId="50F42B78" w14:textId="77777777">
        <w:trPr>
          <w:trHeight w:val="256"/>
        </w:trPr>
        <w:tc>
          <w:tcPr>
            <w:tcW w:w="2782" w:type="dxa"/>
            <w:vAlign w:val="bottom"/>
          </w:tcPr>
          <w:p w14:paraId="0B243402" w14:textId="77777777" w:rsidR="00872344" w:rsidRDefault="00A02A4C">
            <w:pPr>
              <w:rPr>
                <w:sz w:val="20"/>
                <w:szCs w:val="20"/>
              </w:rPr>
            </w:pPr>
            <w:r>
              <w:rPr>
                <w:sz w:val="20"/>
                <w:szCs w:val="20"/>
              </w:rPr>
              <w:t xml:space="preserve">Sound </w:t>
            </w:r>
            <w:r>
              <w:rPr>
                <w:sz w:val="20"/>
                <w:szCs w:val="20"/>
              </w:rPr>
              <w:t>Factor</w:t>
            </w:r>
          </w:p>
        </w:tc>
        <w:tc>
          <w:tcPr>
            <w:tcW w:w="736" w:type="dxa"/>
            <w:vAlign w:val="bottom"/>
          </w:tcPr>
          <w:p w14:paraId="06EBF4C4" w14:textId="77777777" w:rsidR="00872344" w:rsidRDefault="00A02A4C">
            <w:pPr>
              <w:jc w:val="center"/>
              <w:rPr>
                <w:sz w:val="20"/>
                <w:szCs w:val="20"/>
              </w:rPr>
            </w:pPr>
            <w:r>
              <w:rPr>
                <w:sz w:val="20"/>
                <w:szCs w:val="20"/>
              </w:rPr>
              <w:t>1</w:t>
            </w:r>
          </w:p>
        </w:tc>
        <w:tc>
          <w:tcPr>
            <w:tcW w:w="1527" w:type="dxa"/>
            <w:vAlign w:val="bottom"/>
          </w:tcPr>
          <w:p w14:paraId="2519B3FC" w14:textId="77777777" w:rsidR="00872344" w:rsidRDefault="00A02A4C">
            <w:pPr>
              <w:jc w:val="center"/>
              <w:rPr>
                <w:sz w:val="20"/>
                <w:szCs w:val="20"/>
              </w:rPr>
            </w:pPr>
            <w:r>
              <w:rPr>
                <w:sz w:val="20"/>
                <w:szCs w:val="20"/>
              </w:rPr>
              <w:t>0.163</w:t>
            </w:r>
          </w:p>
        </w:tc>
        <w:tc>
          <w:tcPr>
            <w:tcW w:w="877" w:type="dxa"/>
            <w:vAlign w:val="bottom"/>
          </w:tcPr>
          <w:p w14:paraId="661A8789" w14:textId="77777777" w:rsidR="00872344" w:rsidRDefault="00A02A4C">
            <w:pPr>
              <w:jc w:val="center"/>
              <w:rPr>
                <w:sz w:val="20"/>
                <w:szCs w:val="20"/>
              </w:rPr>
            </w:pPr>
            <w:r>
              <w:rPr>
                <w:sz w:val="20"/>
                <w:szCs w:val="20"/>
              </w:rPr>
              <w:t>0.036</w:t>
            </w:r>
          </w:p>
        </w:tc>
        <w:tc>
          <w:tcPr>
            <w:tcW w:w="1169" w:type="dxa"/>
            <w:vAlign w:val="bottom"/>
          </w:tcPr>
          <w:p w14:paraId="22CE8D6E" w14:textId="77777777" w:rsidR="00872344" w:rsidRDefault="00A02A4C">
            <w:pPr>
              <w:jc w:val="center"/>
              <w:rPr>
                <w:sz w:val="20"/>
                <w:szCs w:val="20"/>
              </w:rPr>
            </w:pPr>
            <w:r>
              <w:rPr>
                <w:sz w:val="20"/>
                <w:szCs w:val="20"/>
              </w:rPr>
              <w:t>5.884</w:t>
            </w:r>
          </w:p>
        </w:tc>
        <w:tc>
          <w:tcPr>
            <w:tcW w:w="2881" w:type="dxa"/>
            <w:vAlign w:val="bottom"/>
          </w:tcPr>
          <w:p w14:paraId="691475B2" w14:textId="77777777" w:rsidR="00872344" w:rsidRDefault="00A02A4C">
            <w:pPr>
              <w:jc w:val="center"/>
              <w:rPr>
                <w:sz w:val="20"/>
                <w:szCs w:val="20"/>
              </w:rPr>
            </w:pPr>
            <w:r>
              <w:rPr>
                <w:sz w:val="20"/>
                <w:szCs w:val="20"/>
              </w:rPr>
              <w:t>0.003</w:t>
            </w:r>
          </w:p>
        </w:tc>
      </w:tr>
      <w:tr w:rsidR="00872344" w14:paraId="61703EF7" w14:textId="77777777">
        <w:trPr>
          <w:trHeight w:val="256"/>
        </w:trPr>
        <w:tc>
          <w:tcPr>
            <w:tcW w:w="2782" w:type="dxa"/>
            <w:vAlign w:val="bottom"/>
          </w:tcPr>
          <w:p w14:paraId="42347375" w14:textId="77777777" w:rsidR="00872344" w:rsidRDefault="00A02A4C">
            <w:pPr>
              <w:rPr>
                <w:sz w:val="20"/>
                <w:szCs w:val="20"/>
              </w:rPr>
            </w:pPr>
            <w:r>
              <w:rPr>
                <w:sz w:val="20"/>
                <w:szCs w:val="20"/>
              </w:rPr>
              <w:t>Genus: sound factor</w:t>
            </w:r>
          </w:p>
        </w:tc>
        <w:tc>
          <w:tcPr>
            <w:tcW w:w="736" w:type="dxa"/>
            <w:vAlign w:val="bottom"/>
          </w:tcPr>
          <w:p w14:paraId="713E39AD" w14:textId="77777777" w:rsidR="00872344" w:rsidRDefault="00A02A4C">
            <w:pPr>
              <w:jc w:val="center"/>
              <w:rPr>
                <w:sz w:val="20"/>
                <w:szCs w:val="20"/>
              </w:rPr>
            </w:pPr>
            <w:r>
              <w:rPr>
                <w:sz w:val="20"/>
                <w:szCs w:val="20"/>
              </w:rPr>
              <w:t>4</w:t>
            </w:r>
          </w:p>
        </w:tc>
        <w:tc>
          <w:tcPr>
            <w:tcW w:w="1527" w:type="dxa"/>
            <w:vAlign w:val="bottom"/>
          </w:tcPr>
          <w:p w14:paraId="7B378A72" w14:textId="77777777" w:rsidR="00872344" w:rsidRDefault="00A02A4C">
            <w:pPr>
              <w:jc w:val="center"/>
              <w:rPr>
                <w:sz w:val="20"/>
                <w:szCs w:val="20"/>
              </w:rPr>
            </w:pPr>
            <w:r>
              <w:rPr>
                <w:sz w:val="20"/>
                <w:szCs w:val="20"/>
              </w:rPr>
              <w:t>0.117</w:t>
            </w:r>
          </w:p>
        </w:tc>
        <w:tc>
          <w:tcPr>
            <w:tcW w:w="877" w:type="dxa"/>
            <w:vAlign w:val="bottom"/>
          </w:tcPr>
          <w:p w14:paraId="1CC72722" w14:textId="77777777" w:rsidR="00872344" w:rsidRDefault="00A02A4C">
            <w:pPr>
              <w:jc w:val="center"/>
              <w:rPr>
                <w:sz w:val="20"/>
                <w:szCs w:val="20"/>
              </w:rPr>
            </w:pPr>
            <w:r>
              <w:rPr>
                <w:sz w:val="20"/>
                <w:szCs w:val="20"/>
              </w:rPr>
              <w:t>0.026</w:t>
            </w:r>
          </w:p>
        </w:tc>
        <w:tc>
          <w:tcPr>
            <w:tcW w:w="1169" w:type="dxa"/>
            <w:vAlign w:val="bottom"/>
          </w:tcPr>
          <w:p w14:paraId="1F351699" w14:textId="77777777" w:rsidR="00872344" w:rsidRDefault="00A02A4C">
            <w:pPr>
              <w:jc w:val="center"/>
              <w:rPr>
                <w:sz w:val="20"/>
                <w:szCs w:val="20"/>
              </w:rPr>
            </w:pPr>
            <w:r>
              <w:rPr>
                <w:sz w:val="20"/>
                <w:szCs w:val="20"/>
              </w:rPr>
              <w:t>1.052</w:t>
            </w:r>
          </w:p>
        </w:tc>
        <w:tc>
          <w:tcPr>
            <w:tcW w:w="2881" w:type="dxa"/>
            <w:vAlign w:val="bottom"/>
          </w:tcPr>
          <w:p w14:paraId="52B0BDDA" w14:textId="77777777" w:rsidR="00872344" w:rsidRDefault="00A02A4C">
            <w:pPr>
              <w:jc w:val="center"/>
              <w:rPr>
                <w:sz w:val="20"/>
                <w:szCs w:val="20"/>
              </w:rPr>
            </w:pPr>
            <w:r>
              <w:rPr>
                <w:sz w:val="20"/>
                <w:szCs w:val="20"/>
              </w:rPr>
              <w:t>0.437</w:t>
            </w:r>
          </w:p>
        </w:tc>
      </w:tr>
      <w:tr w:rsidR="00872344" w14:paraId="2FAF63D7" w14:textId="77777777">
        <w:trPr>
          <w:trHeight w:val="256"/>
        </w:trPr>
        <w:tc>
          <w:tcPr>
            <w:tcW w:w="2782" w:type="dxa"/>
            <w:vAlign w:val="bottom"/>
          </w:tcPr>
          <w:p w14:paraId="2A2C83B7" w14:textId="77777777" w:rsidR="00872344" w:rsidRDefault="00A02A4C">
            <w:pPr>
              <w:rPr>
                <w:sz w:val="20"/>
                <w:szCs w:val="20"/>
              </w:rPr>
            </w:pPr>
            <w:r>
              <w:rPr>
                <w:sz w:val="20"/>
                <w:szCs w:val="20"/>
              </w:rPr>
              <w:t>Residual</w:t>
            </w:r>
          </w:p>
        </w:tc>
        <w:tc>
          <w:tcPr>
            <w:tcW w:w="736" w:type="dxa"/>
            <w:vAlign w:val="bottom"/>
          </w:tcPr>
          <w:p w14:paraId="08C5D23C" w14:textId="77777777" w:rsidR="00872344" w:rsidRDefault="00A02A4C">
            <w:pPr>
              <w:jc w:val="center"/>
              <w:rPr>
                <w:sz w:val="20"/>
                <w:szCs w:val="20"/>
              </w:rPr>
            </w:pPr>
            <w:r>
              <w:rPr>
                <w:sz w:val="20"/>
                <w:szCs w:val="20"/>
              </w:rPr>
              <w:t>8</w:t>
            </w:r>
          </w:p>
        </w:tc>
        <w:tc>
          <w:tcPr>
            <w:tcW w:w="1527" w:type="dxa"/>
            <w:vAlign w:val="bottom"/>
          </w:tcPr>
          <w:p w14:paraId="281EF79A" w14:textId="77777777" w:rsidR="00872344" w:rsidRDefault="00A02A4C">
            <w:pPr>
              <w:jc w:val="center"/>
              <w:rPr>
                <w:sz w:val="20"/>
                <w:szCs w:val="20"/>
              </w:rPr>
            </w:pPr>
            <w:r>
              <w:rPr>
                <w:sz w:val="20"/>
                <w:szCs w:val="20"/>
              </w:rPr>
              <w:t>0.222</w:t>
            </w:r>
          </w:p>
        </w:tc>
        <w:tc>
          <w:tcPr>
            <w:tcW w:w="877" w:type="dxa"/>
            <w:vAlign w:val="bottom"/>
          </w:tcPr>
          <w:p w14:paraId="470DA470" w14:textId="77777777" w:rsidR="00872344" w:rsidRDefault="00A02A4C">
            <w:pPr>
              <w:jc w:val="center"/>
              <w:rPr>
                <w:sz w:val="20"/>
                <w:szCs w:val="20"/>
              </w:rPr>
            </w:pPr>
            <w:r>
              <w:rPr>
                <w:sz w:val="20"/>
                <w:szCs w:val="20"/>
              </w:rPr>
              <w:t>0.049</w:t>
            </w:r>
          </w:p>
        </w:tc>
        <w:tc>
          <w:tcPr>
            <w:tcW w:w="1169" w:type="dxa"/>
            <w:vAlign w:val="bottom"/>
          </w:tcPr>
          <w:p w14:paraId="716A4031" w14:textId="77777777" w:rsidR="00872344" w:rsidRDefault="00872344">
            <w:pPr>
              <w:jc w:val="center"/>
              <w:rPr>
                <w:sz w:val="20"/>
                <w:szCs w:val="20"/>
              </w:rPr>
            </w:pPr>
          </w:p>
        </w:tc>
        <w:tc>
          <w:tcPr>
            <w:tcW w:w="2881" w:type="dxa"/>
            <w:vAlign w:val="bottom"/>
          </w:tcPr>
          <w:p w14:paraId="142D7A09" w14:textId="77777777" w:rsidR="00872344" w:rsidRDefault="00872344">
            <w:pPr>
              <w:jc w:val="center"/>
              <w:rPr>
                <w:sz w:val="20"/>
                <w:szCs w:val="20"/>
              </w:rPr>
            </w:pPr>
          </w:p>
        </w:tc>
      </w:tr>
      <w:tr w:rsidR="00872344" w14:paraId="5226FA6A" w14:textId="77777777">
        <w:trPr>
          <w:trHeight w:val="256"/>
        </w:trPr>
        <w:tc>
          <w:tcPr>
            <w:tcW w:w="2782" w:type="dxa"/>
            <w:vAlign w:val="bottom"/>
          </w:tcPr>
          <w:p w14:paraId="76960E43" w14:textId="77777777" w:rsidR="00872344" w:rsidRDefault="00A02A4C">
            <w:pPr>
              <w:rPr>
                <w:sz w:val="20"/>
                <w:szCs w:val="20"/>
              </w:rPr>
            </w:pPr>
            <w:r>
              <w:rPr>
                <w:sz w:val="20"/>
                <w:szCs w:val="20"/>
              </w:rPr>
              <w:t>Total</w:t>
            </w:r>
          </w:p>
        </w:tc>
        <w:tc>
          <w:tcPr>
            <w:tcW w:w="736" w:type="dxa"/>
            <w:vAlign w:val="bottom"/>
          </w:tcPr>
          <w:p w14:paraId="75AE1467" w14:textId="77777777" w:rsidR="00872344" w:rsidRDefault="00A02A4C">
            <w:pPr>
              <w:jc w:val="center"/>
              <w:rPr>
                <w:sz w:val="20"/>
                <w:szCs w:val="20"/>
              </w:rPr>
            </w:pPr>
            <w:r>
              <w:rPr>
                <w:sz w:val="20"/>
                <w:szCs w:val="20"/>
              </w:rPr>
              <w:t>17</w:t>
            </w:r>
          </w:p>
        </w:tc>
        <w:tc>
          <w:tcPr>
            <w:tcW w:w="1527" w:type="dxa"/>
            <w:vAlign w:val="bottom"/>
          </w:tcPr>
          <w:p w14:paraId="32519B32" w14:textId="77777777" w:rsidR="00872344" w:rsidRDefault="00A02A4C">
            <w:pPr>
              <w:jc w:val="center"/>
              <w:rPr>
                <w:sz w:val="20"/>
                <w:szCs w:val="20"/>
              </w:rPr>
            </w:pPr>
            <w:r>
              <w:rPr>
                <w:sz w:val="20"/>
                <w:szCs w:val="20"/>
              </w:rPr>
              <w:t>4.530</w:t>
            </w:r>
          </w:p>
        </w:tc>
        <w:tc>
          <w:tcPr>
            <w:tcW w:w="877" w:type="dxa"/>
            <w:vAlign w:val="bottom"/>
          </w:tcPr>
          <w:p w14:paraId="7FBB96AA" w14:textId="77777777" w:rsidR="00872344" w:rsidRDefault="00A02A4C">
            <w:pPr>
              <w:jc w:val="center"/>
              <w:rPr>
                <w:sz w:val="20"/>
                <w:szCs w:val="20"/>
              </w:rPr>
            </w:pPr>
            <w:r>
              <w:rPr>
                <w:sz w:val="20"/>
                <w:szCs w:val="20"/>
              </w:rPr>
              <w:t>1.000</w:t>
            </w:r>
          </w:p>
        </w:tc>
        <w:tc>
          <w:tcPr>
            <w:tcW w:w="1169" w:type="dxa"/>
            <w:vAlign w:val="bottom"/>
          </w:tcPr>
          <w:p w14:paraId="5A8FFF3A" w14:textId="77777777" w:rsidR="00872344" w:rsidRDefault="00872344">
            <w:pPr>
              <w:jc w:val="center"/>
              <w:rPr>
                <w:sz w:val="20"/>
                <w:szCs w:val="20"/>
              </w:rPr>
            </w:pPr>
          </w:p>
        </w:tc>
        <w:tc>
          <w:tcPr>
            <w:tcW w:w="2881" w:type="dxa"/>
            <w:vAlign w:val="bottom"/>
          </w:tcPr>
          <w:p w14:paraId="613F3D7E" w14:textId="77777777" w:rsidR="00872344" w:rsidRDefault="00872344">
            <w:pPr>
              <w:jc w:val="center"/>
              <w:rPr>
                <w:sz w:val="20"/>
                <w:szCs w:val="20"/>
              </w:rPr>
            </w:pPr>
          </w:p>
        </w:tc>
      </w:tr>
    </w:tbl>
    <w:p w14:paraId="3C61A713" w14:textId="77777777" w:rsidR="00872344" w:rsidRDefault="00A02A4C">
      <w:r>
        <w:br w:type="page"/>
      </w:r>
    </w:p>
    <w:p w14:paraId="09535354" w14:textId="77777777" w:rsidR="00872344" w:rsidRDefault="00A02A4C">
      <w:r>
        <w:lastRenderedPageBreak/>
        <w:t xml:space="preserve">Table S2-4 are </w:t>
      </w:r>
      <w:r>
        <w:t>model summary tables from brms, along with additional model validation tests via residual simulation and leave-one-out cross validation. Estimates are means from Bayesian posteriors, along with standard errors and confidence intervals. Ȓ is a metric of mod</w:t>
      </w:r>
      <w:r>
        <w:t xml:space="preserve">el convergence, where 1 equals perfect convergence (REF). ESS = effective sample size, a measure of the number of reliable samples obtained from the model markov chains. </w:t>
      </w:r>
      <w:r>
        <w:t>ELPD = theoretical expected log pointwise predictive density, P LOO = effective number</w:t>
      </w:r>
      <w:r>
        <w:t xml:space="preserve"> of parameters, LOOIC = LOO information criterion. Pareto K is a measure of importance sampling reliability.</w:t>
      </w:r>
    </w:p>
    <w:p w14:paraId="5CB085AC" w14:textId="77777777" w:rsidR="00872344" w:rsidRDefault="00872344">
      <w:pPr>
        <w:rPr>
          <w:b/>
          <w:bCs/>
        </w:rPr>
      </w:pPr>
    </w:p>
    <w:p w14:paraId="7B04EE40" w14:textId="77777777" w:rsidR="00872344" w:rsidRDefault="00A02A4C">
      <w:r>
        <w:rPr>
          <w:b/>
          <w:bCs/>
        </w:rPr>
        <w:t>Table S2:</w:t>
      </w:r>
      <w:r>
        <w:t xml:space="preserve"> Probability of defensive/cautious behavior model summary table</w:t>
      </w:r>
    </w:p>
    <w:tbl>
      <w:tblPr>
        <w:tblW w:w="9972" w:type="dxa"/>
        <w:tblLayout w:type="fixed"/>
        <w:tblCellMar>
          <w:left w:w="30" w:type="dxa"/>
          <w:right w:w="30" w:type="dxa"/>
        </w:tblCellMar>
        <w:tblLook w:val="0000" w:firstRow="0" w:lastRow="0" w:firstColumn="0" w:lastColumn="0" w:noHBand="0" w:noVBand="0"/>
      </w:tblPr>
      <w:tblGrid>
        <w:gridCol w:w="2782"/>
        <w:gridCol w:w="937"/>
        <w:gridCol w:w="1094"/>
        <w:gridCol w:w="1109"/>
        <w:gridCol w:w="1169"/>
        <w:gridCol w:w="718"/>
        <w:gridCol w:w="1169"/>
        <w:gridCol w:w="994"/>
      </w:tblGrid>
      <w:tr w:rsidR="00872344" w14:paraId="137E5FA3" w14:textId="77777777">
        <w:trPr>
          <w:trHeight w:val="256"/>
        </w:trPr>
        <w:tc>
          <w:tcPr>
            <w:tcW w:w="2782" w:type="dxa"/>
            <w:vAlign w:val="bottom"/>
          </w:tcPr>
          <w:p w14:paraId="0734F421" w14:textId="77777777" w:rsidR="00872344" w:rsidRDefault="00A02A4C">
            <w:pPr>
              <w:jc w:val="center"/>
              <w:rPr>
                <w:b/>
                <w:bCs/>
                <w:sz w:val="20"/>
                <w:szCs w:val="20"/>
              </w:rPr>
            </w:pPr>
            <w:r>
              <w:rPr>
                <w:b/>
                <w:bCs/>
                <w:sz w:val="20"/>
                <w:szCs w:val="20"/>
              </w:rPr>
              <w:t>Fixed effects</w:t>
            </w:r>
          </w:p>
        </w:tc>
        <w:tc>
          <w:tcPr>
            <w:tcW w:w="937" w:type="dxa"/>
            <w:vAlign w:val="bottom"/>
          </w:tcPr>
          <w:p w14:paraId="1586589A" w14:textId="77777777" w:rsidR="00872344" w:rsidRDefault="00A02A4C">
            <w:pPr>
              <w:jc w:val="center"/>
              <w:rPr>
                <w:sz w:val="20"/>
                <w:szCs w:val="20"/>
              </w:rPr>
            </w:pPr>
            <w:r>
              <w:rPr>
                <w:sz w:val="20"/>
                <w:szCs w:val="20"/>
              </w:rPr>
              <w:t>Estimate</w:t>
            </w:r>
          </w:p>
        </w:tc>
        <w:tc>
          <w:tcPr>
            <w:tcW w:w="1094" w:type="dxa"/>
            <w:vAlign w:val="bottom"/>
          </w:tcPr>
          <w:p w14:paraId="5E01D1C7" w14:textId="77777777" w:rsidR="00872344" w:rsidRDefault="00A02A4C">
            <w:pPr>
              <w:jc w:val="center"/>
              <w:rPr>
                <w:sz w:val="20"/>
                <w:szCs w:val="20"/>
              </w:rPr>
            </w:pPr>
            <w:r>
              <w:rPr>
                <w:sz w:val="20"/>
                <w:szCs w:val="20"/>
              </w:rPr>
              <w:t>SE</w:t>
            </w:r>
          </w:p>
        </w:tc>
        <w:tc>
          <w:tcPr>
            <w:tcW w:w="1109" w:type="dxa"/>
            <w:vAlign w:val="bottom"/>
          </w:tcPr>
          <w:p w14:paraId="06D9A43A" w14:textId="77777777" w:rsidR="00872344" w:rsidRDefault="00A02A4C">
            <w:pPr>
              <w:jc w:val="center"/>
              <w:rPr>
                <w:sz w:val="20"/>
                <w:szCs w:val="20"/>
              </w:rPr>
            </w:pPr>
            <w:r>
              <w:rPr>
                <w:sz w:val="20"/>
                <w:szCs w:val="20"/>
              </w:rPr>
              <w:t>Lower 95% CI</w:t>
            </w:r>
          </w:p>
        </w:tc>
        <w:tc>
          <w:tcPr>
            <w:tcW w:w="1169" w:type="dxa"/>
            <w:vAlign w:val="bottom"/>
          </w:tcPr>
          <w:p w14:paraId="667DEBE2" w14:textId="77777777" w:rsidR="00872344" w:rsidRDefault="00A02A4C">
            <w:pPr>
              <w:jc w:val="center"/>
              <w:rPr>
                <w:sz w:val="20"/>
                <w:szCs w:val="20"/>
              </w:rPr>
            </w:pPr>
            <w:r>
              <w:rPr>
                <w:sz w:val="20"/>
                <w:szCs w:val="20"/>
              </w:rPr>
              <w:t>Upper 95% CI</w:t>
            </w:r>
          </w:p>
        </w:tc>
        <w:tc>
          <w:tcPr>
            <w:tcW w:w="718" w:type="dxa"/>
            <w:vAlign w:val="bottom"/>
          </w:tcPr>
          <w:p w14:paraId="07CF1A64" w14:textId="77777777" w:rsidR="00872344" w:rsidRDefault="00A02A4C">
            <w:pPr>
              <w:jc w:val="center"/>
              <w:rPr>
                <w:sz w:val="20"/>
                <w:szCs w:val="20"/>
              </w:rPr>
            </w:pPr>
            <w:r>
              <w:rPr>
                <w:sz w:val="20"/>
                <w:szCs w:val="20"/>
              </w:rPr>
              <w:t>Ȓ</w:t>
            </w:r>
          </w:p>
        </w:tc>
        <w:tc>
          <w:tcPr>
            <w:tcW w:w="1169" w:type="dxa"/>
            <w:vAlign w:val="bottom"/>
          </w:tcPr>
          <w:p w14:paraId="2F342746" w14:textId="77777777" w:rsidR="00872344" w:rsidRDefault="00A02A4C">
            <w:pPr>
              <w:jc w:val="center"/>
              <w:rPr>
                <w:sz w:val="20"/>
                <w:szCs w:val="20"/>
              </w:rPr>
            </w:pPr>
            <w:r>
              <w:rPr>
                <w:sz w:val="20"/>
                <w:szCs w:val="20"/>
              </w:rPr>
              <w:t>Bulk ESS</w:t>
            </w:r>
          </w:p>
        </w:tc>
        <w:tc>
          <w:tcPr>
            <w:tcW w:w="994" w:type="dxa"/>
            <w:vAlign w:val="bottom"/>
          </w:tcPr>
          <w:p w14:paraId="7ED38410" w14:textId="77777777" w:rsidR="00872344" w:rsidRDefault="00A02A4C">
            <w:pPr>
              <w:jc w:val="center"/>
              <w:rPr>
                <w:sz w:val="20"/>
                <w:szCs w:val="20"/>
              </w:rPr>
            </w:pPr>
            <w:r>
              <w:rPr>
                <w:sz w:val="20"/>
                <w:szCs w:val="20"/>
              </w:rPr>
              <w:t>Tail ESS</w:t>
            </w:r>
          </w:p>
        </w:tc>
      </w:tr>
      <w:tr w:rsidR="00872344" w14:paraId="74B5BF80" w14:textId="77777777">
        <w:trPr>
          <w:trHeight w:val="256"/>
        </w:trPr>
        <w:tc>
          <w:tcPr>
            <w:tcW w:w="2782" w:type="dxa"/>
            <w:vAlign w:val="bottom"/>
          </w:tcPr>
          <w:p w14:paraId="7227B393" w14:textId="77777777" w:rsidR="00872344" w:rsidRDefault="00A02A4C">
            <w:pPr>
              <w:rPr>
                <w:sz w:val="20"/>
                <w:szCs w:val="20"/>
              </w:rPr>
            </w:pPr>
            <w:r>
              <w:rPr>
                <w:sz w:val="20"/>
                <w:szCs w:val="20"/>
              </w:rPr>
              <w:t>Intercept</w:t>
            </w:r>
          </w:p>
        </w:tc>
        <w:tc>
          <w:tcPr>
            <w:tcW w:w="937" w:type="dxa"/>
            <w:vAlign w:val="bottom"/>
          </w:tcPr>
          <w:p w14:paraId="7820F38D" w14:textId="77777777" w:rsidR="00872344" w:rsidRDefault="00A02A4C">
            <w:pPr>
              <w:jc w:val="center"/>
              <w:rPr>
                <w:sz w:val="20"/>
                <w:szCs w:val="20"/>
              </w:rPr>
            </w:pPr>
            <w:r>
              <w:rPr>
                <w:sz w:val="20"/>
                <w:szCs w:val="20"/>
              </w:rPr>
              <w:t>0.365</w:t>
            </w:r>
          </w:p>
        </w:tc>
        <w:tc>
          <w:tcPr>
            <w:tcW w:w="1094" w:type="dxa"/>
            <w:vAlign w:val="bottom"/>
          </w:tcPr>
          <w:p w14:paraId="232C70D2" w14:textId="77777777" w:rsidR="00872344" w:rsidRDefault="00A02A4C">
            <w:pPr>
              <w:jc w:val="center"/>
              <w:rPr>
                <w:sz w:val="20"/>
                <w:szCs w:val="20"/>
              </w:rPr>
            </w:pPr>
            <w:r>
              <w:rPr>
                <w:sz w:val="20"/>
                <w:szCs w:val="20"/>
              </w:rPr>
              <w:t>4.526</w:t>
            </w:r>
          </w:p>
        </w:tc>
        <w:tc>
          <w:tcPr>
            <w:tcW w:w="1109" w:type="dxa"/>
            <w:vAlign w:val="bottom"/>
          </w:tcPr>
          <w:p w14:paraId="7AF0E0DB" w14:textId="77777777" w:rsidR="00872344" w:rsidRDefault="00A02A4C">
            <w:pPr>
              <w:jc w:val="center"/>
              <w:rPr>
                <w:sz w:val="20"/>
                <w:szCs w:val="20"/>
              </w:rPr>
            </w:pPr>
            <w:r>
              <w:rPr>
                <w:sz w:val="20"/>
                <w:szCs w:val="20"/>
              </w:rPr>
              <w:t>-8.836</w:t>
            </w:r>
          </w:p>
        </w:tc>
        <w:tc>
          <w:tcPr>
            <w:tcW w:w="1169" w:type="dxa"/>
            <w:vAlign w:val="bottom"/>
          </w:tcPr>
          <w:p w14:paraId="05EF3716" w14:textId="77777777" w:rsidR="00872344" w:rsidRDefault="00A02A4C">
            <w:pPr>
              <w:jc w:val="center"/>
              <w:rPr>
                <w:sz w:val="20"/>
                <w:szCs w:val="20"/>
              </w:rPr>
            </w:pPr>
            <w:r>
              <w:rPr>
                <w:sz w:val="20"/>
                <w:szCs w:val="20"/>
              </w:rPr>
              <w:t>9.279</w:t>
            </w:r>
          </w:p>
        </w:tc>
        <w:tc>
          <w:tcPr>
            <w:tcW w:w="718" w:type="dxa"/>
            <w:vAlign w:val="bottom"/>
          </w:tcPr>
          <w:p w14:paraId="4520EE7B" w14:textId="77777777" w:rsidR="00872344" w:rsidRDefault="00A02A4C">
            <w:pPr>
              <w:jc w:val="center"/>
              <w:rPr>
                <w:sz w:val="20"/>
                <w:szCs w:val="20"/>
              </w:rPr>
            </w:pPr>
            <w:r>
              <w:rPr>
                <w:sz w:val="20"/>
                <w:szCs w:val="20"/>
              </w:rPr>
              <w:t>1.000</w:t>
            </w:r>
          </w:p>
        </w:tc>
        <w:tc>
          <w:tcPr>
            <w:tcW w:w="1169" w:type="dxa"/>
            <w:vAlign w:val="bottom"/>
          </w:tcPr>
          <w:p w14:paraId="1B69B3F6" w14:textId="77777777" w:rsidR="00872344" w:rsidRDefault="00A02A4C">
            <w:pPr>
              <w:jc w:val="center"/>
              <w:rPr>
                <w:sz w:val="20"/>
                <w:szCs w:val="20"/>
              </w:rPr>
            </w:pPr>
            <w:r>
              <w:rPr>
                <w:sz w:val="20"/>
                <w:szCs w:val="20"/>
              </w:rPr>
              <w:t>9513</w:t>
            </w:r>
          </w:p>
        </w:tc>
        <w:tc>
          <w:tcPr>
            <w:tcW w:w="994" w:type="dxa"/>
            <w:vAlign w:val="bottom"/>
          </w:tcPr>
          <w:p w14:paraId="41299E96" w14:textId="77777777" w:rsidR="00872344" w:rsidRDefault="00A02A4C">
            <w:pPr>
              <w:jc w:val="center"/>
              <w:rPr>
                <w:sz w:val="20"/>
                <w:szCs w:val="20"/>
              </w:rPr>
            </w:pPr>
            <w:r>
              <w:rPr>
                <w:sz w:val="20"/>
                <w:szCs w:val="20"/>
              </w:rPr>
              <w:t>11344</w:t>
            </w:r>
          </w:p>
        </w:tc>
      </w:tr>
      <w:tr w:rsidR="00872344" w14:paraId="304931EF" w14:textId="77777777">
        <w:trPr>
          <w:trHeight w:val="256"/>
        </w:trPr>
        <w:tc>
          <w:tcPr>
            <w:tcW w:w="2782" w:type="dxa"/>
            <w:vAlign w:val="bottom"/>
          </w:tcPr>
          <w:p w14:paraId="7B8077A0" w14:textId="77777777" w:rsidR="00872344" w:rsidRDefault="00A02A4C">
            <w:pPr>
              <w:rPr>
                <w:sz w:val="20"/>
                <w:szCs w:val="20"/>
              </w:rPr>
            </w:pPr>
            <w:r>
              <w:rPr>
                <w:sz w:val="20"/>
                <w:szCs w:val="20"/>
              </w:rPr>
              <w:t>soundFact1</w:t>
            </w:r>
          </w:p>
        </w:tc>
        <w:tc>
          <w:tcPr>
            <w:tcW w:w="937" w:type="dxa"/>
            <w:vAlign w:val="bottom"/>
          </w:tcPr>
          <w:p w14:paraId="0A7A2525" w14:textId="77777777" w:rsidR="00872344" w:rsidRDefault="00A02A4C">
            <w:pPr>
              <w:jc w:val="center"/>
              <w:rPr>
                <w:sz w:val="20"/>
                <w:szCs w:val="20"/>
              </w:rPr>
            </w:pPr>
            <w:r>
              <w:rPr>
                <w:sz w:val="20"/>
                <w:szCs w:val="20"/>
              </w:rPr>
              <w:t>1.582</w:t>
            </w:r>
          </w:p>
        </w:tc>
        <w:tc>
          <w:tcPr>
            <w:tcW w:w="1094" w:type="dxa"/>
            <w:vAlign w:val="bottom"/>
          </w:tcPr>
          <w:p w14:paraId="0AEFC533" w14:textId="77777777" w:rsidR="00872344" w:rsidRDefault="00A02A4C">
            <w:pPr>
              <w:jc w:val="center"/>
              <w:rPr>
                <w:sz w:val="20"/>
                <w:szCs w:val="20"/>
              </w:rPr>
            </w:pPr>
            <w:r>
              <w:rPr>
                <w:sz w:val="20"/>
                <w:szCs w:val="20"/>
              </w:rPr>
              <w:t>1.058</w:t>
            </w:r>
          </w:p>
        </w:tc>
        <w:tc>
          <w:tcPr>
            <w:tcW w:w="1109" w:type="dxa"/>
            <w:vAlign w:val="bottom"/>
          </w:tcPr>
          <w:p w14:paraId="2B6CF751" w14:textId="77777777" w:rsidR="00872344" w:rsidRDefault="00A02A4C">
            <w:pPr>
              <w:jc w:val="center"/>
              <w:rPr>
                <w:sz w:val="20"/>
                <w:szCs w:val="20"/>
              </w:rPr>
            </w:pPr>
            <w:r>
              <w:rPr>
                <w:sz w:val="20"/>
                <w:szCs w:val="20"/>
              </w:rPr>
              <w:t>-0.448</w:t>
            </w:r>
          </w:p>
        </w:tc>
        <w:tc>
          <w:tcPr>
            <w:tcW w:w="1169" w:type="dxa"/>
            <w:vAlign w:val="bottom"/>
          </w:tcPr>
          <w:p w14:paraId="0E58A456" w14:textId="77777777" w:rsidR="00872344" w:rsidRDefault="00A02A4C">
            <w:pPr>
              <w:jc w:val="center"/>
              <w:rPr>
                <w:sz w:val="20"/>
                <w:szCs w:val="20"/>
              </w:rPr>
            </w:pPr>
            <w:r>
              <w:rPr>
                <w:sz w:val="20"/>
                <w:szCs w:val="20"/>
              </w:rPr>
              <w:t>3.727</w:t>
            </w:r>
          </w:p>
        </w:tc>
        <w:tc>
          <w:tcPr>
            <w:tcW w:w="718" w:type="dxa"/>
            <w:vAlign w:val="bottom"/>
          </w:tcPr>
          <w:p w14:paraId="79A53CC6" w14:textId="77777777" w:rsidR="00872344" w:rsidRDefault="00A02A4C">
            <w:pPr>
              <w:jc w:val="center"/>
              <w:rPr>
                <w:sz w:val="20"/>
                <w:szCs w:val="20"/>
              </w:rPr>
            </w:pPr>
            <w:r>
              <w:rPr>
                <w:sz w:val="20"/>
                <w:szCs w:val="20"/>
              </w:rPr>
              <w:t>1.000</w:t>
            </w:r>
          </w:p>
        </w:tc>
        <w:tc>
          <w:tcPr>
            <w:tcW w:w="1169" w:type="dxa"/>
            <w:vAlign w:val="bottom"/>
          </w:tcPr>
          <w:p w14:paraId="53196759" w14:textId="77777777" w:rsidR="00872344" w:rsidRDefault="00A02A4C">
            <w:pPr>
              <w:jc w:val="center"/>
              <w:rPr>
                <w:sz w:val="20"/>
                <w:szCs w:val="20"/>
              </w:rPr>
            </w:pPr>
            <w:r>
              <w:rPr>
                <w:sz w:val="20"/>
                <w:szCs w:val="20"/>
              </w:rPr>
              <w:t>8602</w:t>
            </w:r>
          </w:p>
        </w:tc>
        <w:tc>
          <w:tcPr>
            <w:tcW w:w="994" w:type="dxa"/>
            <w:vAlign w:val="bottom"/>
          </w:tcPr>
          <w:p w14:paraId="109E9F12" w14:textId="77777777" w:rsidR="00872344" w:rsidRDefault="00A02A4C">
            <w:pPr>
              <w:jc w:val="center"/>
              <w:rPr>
                <w:sz w:val="20"/>
                <w:szCs w:val="20"/>
              </w:rPr>
            </w:pPr>
            <w:r>
              <w:rPr>
                <w:sz w:val="20"/>
                <w:szCs w:val="20"/>
              </w:rPr>
              <w:t>10792</w:t>
            </w:r>
          </w:p>
        </w:tc>
      </w:tr>
      <w:tr w:rsidR="00872344" w14:paraId="20CCDBDA" w14:textId="77777777">
        <w:trPr>
          <w:trHeight w:val="256"/>
        </w:trPr>
        <w:tc>
          <w:tcPr>
            <w:tcW w:w="2782" w:type="dxa"/>
            <w:vAlign w:val="bottom"/>
          </w:tcPr>
          <w:p w14:paraId="030D60BD" w14:textId="77777777" w:rsidR="00872344" w:rsidRDefault="00A02A4C">
            <w:pPr>
              <w:rPr>
                <w:sz w:val="20"/>
                <w:szCs w:val="20"/>
              </w:rPr>
            </w:pPr>
            <w:r>
              <w:rPr>
                <w:sz w:val="20"/>
                <w:szCs w:val="20"/>
              </w:rPr>
              <w:t>soundFact2</w:t>
            </w:r>
          </w:p>
        </w:tc>
        <w:tc>
          <w:tcPr>
            <w:tcW w:w="937" w:type="dxa"/>
            <w:vAlign w:val="bottom"/>
          </w:tcPr>
          <w:p w14:paraId="3344EE01" w14:textId="77777777" w:rsidR="00872344" w:rsidRDefault="00A02A4C">
            <w:pPr>
              <w:jc w:val="center"/>
              <w:rPr>
                <w:sz w:val="20"/>
                <w:szCs w:val="20"/>
              </w:rPr>
            </w:pPr>
            <w:r>
              <w:rPr>
                <w:sz w:val="20"/>
                <w:szCs w:val="20"/>
              </w:rPr>
              <w:t>0.647</w:t>
            </w:r>
          </w:p>
        </w:tc>
        <w:tc>
          <w:tcPr>
            <w:tcW w:w="1094" w:type="dxa"/>
            <w:vAlign w:val="bottom"/>
          </w:tcPr>
          <w:p w14:paraId="766B70CF" w14:textId="77777777" w:rsidR="00872344" w:rsidRDefault="00A02A4C">
            <w:pPr>
              <w:jc w:val="center"/>
              <w:rPr>
                <w:sz w:val="20"/>
                <w:szCs w:val="20"/>
              </w:rPr>
            </w:pPr>
            <w:r>
              <w:rPr>
                <w:sz w:val="20"/>
                <w:szCs w:val="20"/>
              </w:rPr>
              <w:t>1.061</w:t>
            </w:r>
          </w:p>
        </w:tc>
        <w:tc>
          <w:tcPr>
            <w:tcW w:w="1109" w:type="dxa"/>
            <w:vAlign w:val="bottom"/>
          </w:tcPr>
          <w:p w14:paraId="12D39AE1" w14:textId="77777777" w:rsidR="00872344" w:rsidRDefault="00A02A4C">
            <w:pPr>
              <w:jc w:val="center"/>
              <w:rPr>
                <w:sz w:val="20"/>
                <w:szCs w:val="20"/>
              </w:rPr>
            </w:pPr>
            <w:r>
              <w:rPr>
                <w:sz w:val="20"/>
                <w:szCs w:val="20"/>
              </w:rPr>
              <w:t>-1.407</w:t>
            </w:r>
          </w:p>
        </w:tc>
        <w:tc>
          <w:tcPr>
            <w:tcW w:w="1169" w:type="dxa"/>
            <w:vAlign w:val="bottom"/>
          </w:tcPr>
          <w:p w14:paraId="5AE96FF2" w14:textId="77777777" w:rsidR="00872344" w:rsidRDefault="00A02A4C">
            <w:pPr>
              <w:jc w:val="center"/>
              <w:rPr>
                <w:sz w:val="20"/>
                <w:szCs w:val="20"/>
              </w:rPr>
            </w:pPr>
            <w:r>
              <w:rPr>
                <w:sz w:val="20"/>
                <w:szCs w:val="20"/>
              </w:rPr>
              <w:t>2.772</w:t>
            </w:r>
          </w:p>
        </w:tc>
        <w:tc>
          <w:tcPr>
            <w:tcW w:w="718" w:type="dxa"/>
            <w:vAlign w:val="bottom"/>
          </w:tcPr>
          <w:p w14:paraId="48787852" w14:textId="77777777" w:rsidR="00872344" w:rsidRDefault="00A02A4C">
            <w:pPr>
              <w:jc w:val="center"/>
              <w:rPr>
                <w:sz w:val="20"/>
                <w:szCs w:val="20"/>
              </w:rPr>
            </w:pPr>
            <w:r>
              <w:rPr>
                <w:sz w:val="20"/>
                <w:szCs w:val="20"/>
              </w:rPr>
              <w:t>1.000</w:t>
            </w:r>
          </w:p>
        </w:tc>
        <w:tc>
          <w:tcPr>
            <w:tcW w:w="1169" w:type="dxa"/>
            <w:vAlign w:val="bottom"/>
          </w:tcPr>
          <w:p w14:paraId="50ACC0B9" w14:textId="77777777" w:rsidR="00872344" w:rsidRDefault="00A02A4C">
            <w:pPr>
              <w:jc w:val="center"/>
              <w:rPr>
                <w:sz w:val="20"/>
                <w:szCs w:val="20"/>
              </w:rPr>
            </w:pPr>
            <w:r>
              <w:rPr>
                <w:sz w:val="20"/>
                <w:szCs w:val="20"/>
              </w:rPr>
              <w:t>8526</w:t>
            </w:r>
          </w:p>
        </w:tc>
        <w:tc>
          <w:tcPr>
            <w:tcW w:w="994" w:type="dxa"/>
            <w:vAlign w:val="bottom"/>
          </w:tcPr>
          <w:p w14:paraId="0E6A585F" w14:textId="77777777" w:rsidR="00872344" w:rsidRDefault="00A02A4C">
            <w:pPr>
              <w:jc w:val="center"/>
              <w:rPr>
                <w:sz w:val="20"/>
                <w:szCs w:val="20"/>
              </w:rPr>
            </w:pPr>
            <w:r>
              <w:rPr>
                <w:sz w:val="20"/>
                <w:szCs w:val="20"/>
              </w:rPr>
              <w:t>11364</w:t>
            </w:r>
          </w:p>
        </w:tc>
      </w:tr>
      <w:tr w:rsidR="00872344" w14:paraId="70862E59" w14:textId="77777777">
        <w:trPr>
          <w:trHeight w:val="256"/>
        </w:trPr>
        <w:tc>
          <w:tcPr>
            <w:tcW w:w="2782" w:type="dxa"/>
            <w:vAlign w:val="bottom"/>
          </w:tcPr>
          <w:p w14:paraId="6E1AFB88" w14:textId="77777777" w:rsidR="00872344" w:rsidRDefault="00A02A4C">
            <w:pPr>
              <w:rPr>
                <w:sz w:val="20"/>
                <w:szCs w:val="20"/>
              </w:rPr>
            </w:pPr>
            <w:r>
              <w:rPr>
                <w:sz w:val="20"/>
                <w:szCs w:val="20"/>
              </w:rPr>
              <w:t>soundFact3</w:t>
            </w:r>
          </w:p>
        </w:tc>
        <w:tc>
          <w:tcPr>
            <w:tcW w:w="937" w:type="dxa"/>
            <w:vAlign w:val="bottom"/>
          </w:tcPr>
          <w:p w14:paraId="1C30793C" w14:textId="77777777" w:rsidR="00872344" w:rsidRDefault="00A02A4C">
            <w:pPr>
              <w:jc w:val="center"/>
              <w:rPr>
                <w:sz w:val="20"/>
                <w:szCs w:val="20"/>
              </w:rPr>
            </w:pPr>
            <w:r>
              <w:rPr>
                <w:sz w:val="20"/>
                <w:szCs w:val="20"/>
              </w:rPr>
              <w:t>1.703</w:t>
            </w:r>
          </w:p>
        </w:tc>
        <w:tc>
          <w:tcPr>
            <w:tcW w:w="1094" w:type="dxa"/>
            <w:vAlign w:val="bottom"/>
          </w:tcPr>
          <w:p w14:paraId="0AA7AAC6" w14:textId="77777777" w:rsidR="00872344" w:rsidRDefault="00A02A4C">
            <w:pPr>
              <w:jc w:val="center"/>
              <w:rPr>
                <w:sz w:val="20"/>
                <w:szCs w:val="20"/>
              </w:rPr>
            </w:pPr>
            <w:r>
              <w:rPr>
                <w:sz w:val="20"/>
                <w:szCs w:val="20"/>
              </w:rPr>
              <w:t>1.078</w:t>
            </w:r>
          </w:p>
        </w:tc>
        <w:tc>
          <w:tcPr>
            <w:tcW w:w="1109" w:type="dxa"/>
            <w:vAlign w:val="bottom"/>
          </w:tcPr>
          <w:p w14:paraId="5D4F1557" w14:textId="77777777" w:rsidR="00872344" w:rsidRDefault="00A02A4C">
            <w:pPr>
              <w:jc w:val="center"/>
              <w:rPr>
                <w:sz w:val="20"/>
                <w:szCs w:val="20"/>
              </w:rPr>
            </w:pPr>
            <w:r>
              <w:rPr>
                <w:sz w:val="20"/>
                <w:szCs w:val="20"/>
              </w:rPr>
              <w:t>-0.349</w:t>
            </w:r>
          </w:p>
        </w:tc>
        <w:tc>
          <w:tcPr>
            <w:tcW w:w="1169" w:type="dxa"/>
            <w:vAlign w:val="bottom"/>
          </w:tcPr>
          <w:p w14:paraId="3DF29946" w14:textId="77777777" w:rsidR="00872344" w:rsidRDefault="00A02A4C">
            <w:pPr>
              <w:jc w:val="center"/>
              <w:rPr>
                <w:sz w:val="20"/>
                <w:szCs w:val="20"/>
              </w:rPr>
            </w:pPr>
            <w:r>
              <w:rPr>
                <w:sz w:val="20"/>
                <w:szCs w:val="20"/>
              </w:rPr>
              <w:t>3.868</w:t>
            </w:r>
          </w:p>
        </w:tc>
        <w:tc>
          <w:tcPr>
            <w:tcW w:w="718" w:type="dxa"/>
            <w:vAlign w:val="bottom"/>
          </w:tcPr>
          <w:p w14:paraId="1EEEF723" w14:textId="77777777" w:rsidR="00872344" w:rsidRDefault="00A02A4C">
            <w:pPr>
              <w:jc w:val="center"/>
              <w:rPr>
                <w:sz w:val="20"/>
                <w:szCs w:val="20"/>
              </w:rPr>
            </w:pPr>
            <w:r>
              <w:rPr>
                <w:sz w:val="20"/>
                <w:szCs w:val="20"/>
              </w:rPr>
              <w:t>1.001</w:t>
            </w:r>
          </w:p>
        </w:tc>
        <w:tc>
          <w:tcPr>
            <w:tcW w:w="1169" w:type="dxa"/>
            <w:vAlign w:val="bottom"/>
          </w:tcPr>
          <w:p w14:paraId="508BB1FC" w14:textId="77777777" w:rsidR="00872344" w:rsidRDefault="00A02A4C">
            <w:pPr>
              <w:jc w:val="center"/>
              <w:rPr>
                <w:sz w:val="20"/>
                <w:szCs w:val="20"/>
              </w:rPr>
            </w:pPr>
            <w:r>
              <w:rPr>
                <w:sz w:val="20"/>
                <w:szCs w:val="20"/>
              </w:rPr>
              <w:t>9107</w:t>
            </w:r>
          </w:p>
        </w:tc>
        <w:tc>
          <w:tcPr>
            <w:tcW w:w="994" w:type="dxa"/>
            <w:vAlign w:val="bottom"/>
          </w:tcPr>
          <w:p w14:paraId="1A37FA33" w14:textId="77777777" w:rsidR="00872344" w:rsidRDefault="00A02A4C">
            <w:pPr>
              <w:jc w:val="center"/>
              <w:rPr>
                <w:sz w:val="20"/>
                <w:szCs w:val="20"/>
              </w:rPr>
            </w:pPr>
            <w:r>
              <w:rPr>
                <w:sz w:val="20"/>
                <w:szCs w:val="20"/>
              </w:rPr>
              <w:t>11932</w:t>
            </w:r>
          </w:p>
        </w:tc>
      </w:tr>
      <w:tr w:rsidR="00872344" w14:paraId="7028C2BC" w14:textId="77777777">
        <w:trPr>
          <w:trHeight w:val="256"/>
        </w:trPr>
        <w:tc>
          <w:tcPr>
            <w:tcW w:w="2782" w:type="dxa"/>
            <w:vAlign w:val="bottom"/>
          </w:tcPr>
          <w:p w14:paraId="66ACF288" w14:textId="77777777" w:rsidR="00872344" w:rsidRDefault="00A02A4C">
            <w:pPr>
              <w:rPr>
                <w:sz w:val="20"/>
                <w:szCs w:val="20"/>
              </w:rPr>
            </w:pPr>
            <w:r>
              <w:rPr>
                <w:sz w:val="20"/>
                <w:szCs w:val="20"/>
              </w:rPr>
              <w:t>genusOxyuranus</w:t>
            </w:r>
          </w:p>
        </w:tc>
        <w:tc>
          <w:tcPr>
            <w:tcW w:w="937" w:type="dxa"/>
            <w:vAlign w:val="bottom"/>
          </w:tcPr>
          <w:p w14:paraId="13E14252" w14:textId="77777777" w:rsidR="00872344" w:rsidRDefault="00A02A4C">
            <w:pPr>
              <w:jc w:val="center"/>
              <w:rPr>
                <w:sz w:val="20"/>
                <w:szCs w:val="20"/>
              </w:rPr>
            </w:pPr>
            <w:r>
              <w:rPr>
                <w:sz w:val="20"/>
                <w:szCs w:val="20"/>
              </w:rPr>
              <w:t>-0.220</w:t>
            </w:r>
          </w:p>
        </w:tc>
        <w:tc>
          <w:tcPr>
            <w:tcW w:w="1094" w:type="dxa"/>
            <w:vAlign w:val="bottom"/>
          </w:tcPr>
          <w:p w14:paraId="43BA0161" w14:textId="77777777" w:rsidR="00872344" w:rsidRDefault="00A02A4C">
            <w:pPr>
              <w:jc w:val="center"/>
              <w:rPr>
                <w:sz w:val="20"/>
                <w:szCs w:val="20"/>
              </w:rPr>
            </w:pPr>
            <w:r>
              <w:rPr>
                <w:sz w:val="20"/>
                <w:szCs w:val="20"/>
              </w:rPr>
              <w:t>2.021</w:t>
            </w:r>
          </w:p>
        </w:tc>
        <w:tc>
          <w:tcPr>
            <w:tcW w:w="1109" w:type="dxa"/>
            <w:vAlign w:val="bottom"/>
          </w:tcPr>
          <w:p w14:paraId="51D3CBEA" w14:textId="77777777" w:rsidR="00872344" w:rsidRDefault="00A02A4C">
            <w:pPr>
              <w:jc w:val="center"/>
              <w:rPr>
                <w:sz w:val="20"/>
                <w:szCs w:val="20"/>
              </w:rPr>
            </w:pPr>
            <w:r>
              <w:rPr>
                <w:sz w:val="20"/>
                <w:szCs w:val="20"/>
              </w:rPr>
              <w:t>-4.189</w:t>
            </w:r>
          </w:p>
        </w:tc>
        <w:tc>
          <w:tcPr>
            <w:tcW w:w="1169" w:type="dxa"/>
            <w:vAlign w:val="bottom"/>
          </w:tcPr>
          <w:p w14:paraId="4542BC81" w14:textId="77777777" w:rsidR="00872344" w:rsidRDefault="00A02A4C">
            <w:pPr>
              <w:jc w:val="center"/>
              <w:rPr>
                <w:sz w:val="20"/>
                <w:szCs w:val="20"/>
              </w:rPr>
            </w:pPr>
            <w:r>
              <w:rPr>
                <w:sz w:val="20"/>
                <w:szCs w:val="20"/>
              </w:rPr>
              <w:t>3.800</w:t>
            </w:r>
          </w:p>
        </w:tc>
        <w:tc>
          <w:tcPr>
            <w:tcW w:w="718" w:type="dxa"/>
            <w:vAlign w:val="bottom"/>
          </w:tcPr>
          <w:p w14:paraId="2C467B4E" w14:textId="77777777" w:rsidR="00872344" w:rsidRDefault="00A02A4C">
            <w:pPr>
              <w:jc w:val="center"/>
              <w:rPr>
                <w:sz w:val="20"/>
                <w:szCs w:val="20"/>
              </w:rPr>
            </w:pPr>
            <w:r>
              <w:rPr>
                <w:sz w:val="20"/>
                <w:szCs w:val="20"/>
              </w:rPr>
              <w:t>1.000</w:t>
            </w:r>
          </w:p>
        </w:tc>
        <w:tc>
          <w:tcPr>
            <w:tcW w:w="1169" w:type="dxa"/>
            <w:vAlign w:val="bottom"/>
          </w:tcPr>
          <w:p w14:paraId="26F51C08" w14:textId="77777777" w:rsidR="00872344" w:rsidRDefault="00A02A4C">
            <w:pPr>
              <w:jc w:val="center"/>
              <w:rPr>
                <w:sz w:val="20"/>
                <w:szCs w:val="20"/>
              </w:rPr>
            </w:pPr>
            <w:r>
              <w:rPr>
                <w:sz w:val="20"/>
                <w:szCs w:val="20"/>
              </w:rPr>
              <w:t>8797</w:t>
            </w:r>
          </w:p>
        </w:tc>
        <w:tc>
          <w:tcPr>
            <w:tcW w:w="994" w:type="dxa"/>
            <w:vAlign w:val="bottom"/>
          </w:tcPr>
          <w:p w14:paraId="24411754" w14:textId="77777777" w:rsidR="00872344" w:rsidRDefault="00A02A4C">
            <w:pPr>
              <w:jc w:val="center"/>
              <w:rPr>
                <w:sz w:val="20"/>
                <w:szCs w:val="20"/>
              </w:rPr>
            </w:pPr>
            <w:r>
              <w:rPr>
                <w:sz w:val="20"/>
                <w:szCs w:val="20"/>
              </w:rPr>
              <w:t>10633</w:t>
            </w:r>
          </w:p>
        </w:tc>
      </w:tr>
      <w:tr w:rsidR="00872344" w14:paraId="5D566A10" w14:textId="77777777">
        <w:trPr>
          <w:trHeight w:val="256"/>
        </w:trPr>
        <w:tc>
          <w:tcPr>
            <w:tcW w:w="2782" w:type="dxa"/>
            <w:vAlign w:val="bottom"/>
          </w:tcPr>
          <w:p w14:paraId="66C3A29A" w14:textId="77777777" w:rsidR="00872344" w:rsidRDefault="00A02A4C">
            <w:pPr>
              <w:rPr>
                <w:sz w:val="20"/>
                <w:szCs w:val="20"/>
              </w:rPr>
            </w:pPr>
            <w:r>
              <w:rPr>
                <w:sz w:val="20"/>
                <w:szCs w:val="20"/>
              </w:rPr>
              <w:t>genusPseudonaja</w:t>
            </w:r>
          </w:p>
        </w:tc>
        <w:tc>
          <w:tcPr>
            <w:tcW w:w="937" w:type="dxa"/>
            <w:vAlign w:val="bottom"/>
          </w:tcPr>
          <w:p w14:paraId="7A41D4F8" w14:textId="77777777" w:rsidR="00872344" w:rsidRDefault="00A02A4C">
            <w:pPr>
              <w:jc w:val="center"/>
              <w:rPr>
                <w:sz w:val="20"/>
                <w:szCs w:val="20"/>
              </w:rPr>
            </w:pPr>
            <w:r>
              <w:rPr>
                <w:sz w:val="20"/>
                <w:szCs w:val="20"/>
              </w:rPr>
              <w:t>-0.882</w:t>
            </w:r>
          </w:p>
        </w:tc>
        <w:tc>
          <w:tcPr>
            <w:tcW w:w="1094" w:type="dxa"/>
            <w:vAlign w:val="bottom"/>
          </w:tcPr>
          <w:p w14:paraId="4A9424EE" w14:textId="77777777" w:rsidR="00872344" w:rsidRDefault="00A02A4C">
            <w:pPr>
              <w:jc w:val="center"/>
              <w:rPr>
                <w:sz w:val="20"/>
                <w:szCs w:val="20"/>
              </w:rPr>
            </w:pPr>
            <w:r>
              <w:rPr>
                <w:sz w:val="20"/>
                <w:szCs w:val="20"/>
              </w:rPr>
              <w:t>2.382</w:t>
            </w:r>
          </w:p>
        </w:tc>
        <w:tc>
          <w:tcPr>
            <w:tcW w:w="1109" w:type="dxa"/>
            <w:vAlign w:val="bottom"/>
          </w:tcPr>
          <w:p w14:paraId="30599B99" w14:textId="77777777" w:rsidR="00872344" w:rsidRDefault="00A02A4C">
            <w:pPr>
              <w:jc w:val="center"/>
              <w:rPr>
                <w:sz w:val="20"/>
                <w:szCs w:val="20"/>
              </w:rPr>
            </w:pPr>
            <w:r>
              <w:rPr>
                <w:sz w:val="20"/>
                <w:szCs w:val="20"/>
              </w:rPr>
              <w:t>-5.592</w:t>
            </w:r>
          </w:p>
        </w:tc>
        <w:tc>
          <w:tcPr>
            <w:tcW w:w="1169" w:type="dxa"/>
            <w:vAlign w:val="bottom"/>
          </w:tcPr>
          <w:p w14:paraId="78B30DF3" w14:textId="77777777" w:rsidR="00872344" w:rsidRDefault="00A02A4C">
            <w:pPr>
              <w:jc w:val="center"/>
              <w:rPr>
                <w:sz w:val="20"/>
                <w:szCs w:val="20"/>
              </w:rPr>
            </w:pPr>
            <w:r>
              <w:rPr>
                <w:sz w:val="20"/>
                <w:szCs w:val="20"/>
              </w:rPr>
              <w:t>3.855</w:t>
            </w:r>
          </w:p>
        </w:tc>
        <w:tc>
          <w:tcPr>
            <w:tcW w:w="718" w:type="dxa"/>
            <w:vAlign w:val="bottom"/>
          </w:tcPr>
          <w:p w14:paraId="082B2D86" w14:textId="77777777" w:rsidR="00872344" w:rsidRDefault="00A02A4C">
            <w:pPr>
              <w:jc w:val="center"/>
              <w:rPr>
                <w:sz w:val="20"/>
                <w:szCs w:val="20"/>
              </w:rPr>
            </w:pPr>
            <w:r>
              <w:rPr>
                <w:sz w:val="20"/>
                <w:szCs w:val="20"/>
              </w:rPr>
              <w:t>1.000</w:t>
            </w:r>
          </w:p>
        </w:tc>
        <w:tc>
          <w:tcPr>
            <w:tcW w:w="1169" w:type="dxa"/>
            <w:vAlign w:val="bottom"/>
          </w:tcPr>
          <w:p w14:paraId="7B7E2619" w14:textId="77777777" w:rsidR="00872344" w:rsidRDefault="00A02A4C">
            <w:pPr>
              <w:jc w:val="center"/>
              <w:rPr>
                <w:sz w:val="20"/>
                <w:szCs w:val="20"/>
              </w:rPr>
            </w:pPr>
            <w:r>
              <w:rPr>
                <w:sz w:val="20"/>
                <w:szCs w:val="20"/>
              </w:rPr>
              <w:t>9464</w:t>
            </w:r>
          </w:p>
        </w:tc>
        <w:tc>
          <w:tcPr>
            <w:tcW w:w="994" w:type="dxa"/>
            <w:vAlign w:val="bottom"/>
          </w:tcPr>
          <w:p w14:paraId="318884AB" w14:textId="77777777" w:rsidR="00872344" w:rsidRDefault="00A02A4C">
            <w:pPr>
              <w:jc w:val="center"/>
              <w:rPr>
                <w:sz w:val="20"/>
                <w:szCs w:val="20"/>
              </w:rPr>
            </w:pPr>
            <w:r>
              <w:rPr>
                <w:sz w:val="20"/>
                <w:szCs w:val="20"/>
              </w:rPr>
              <w:t>11538</w:t>
            </w:r>
          </w:p>
        </w:tc>
      </w:tr>
      <w:tr w:rsidR="00872344" w14:paraId="42088D12" w14:textId="77777777">
        <w:trPr>
          <w:trHeight w:val="256"/>
        </w:trPr>
        <w:tc>
          <w:tcPr>
            <w:tcW w:w="2782" w:type="dxa"/>
            <w:vAlign w:val="bottom"/>
          </w:tcPr>
          <w:p w14:paraId="572FCEC3" w14:textId="77777777" w:rsidR="00872344" w:rsidRDefault="00A02A4C">
            <w:pPr>
              <w:rPr>
                <w:sz w:val="20"/>
                <w:szCs w:val="20"/>
              </w:rPr>
            </w:pPr>
            <w:r>
              <w:rPr>
                <w:sz w:val="20"/>
                <w:szCs w:val="20"/>
              </w:rPr>
              <w:t>ln(Age)</w:t>
            </w:r>
          </w:p>
        </w:tc>
        <w:tc>
          <w:tcPr>
            <w:tcW w:w="937" w:type="dxa"/>
            <w:vAlign w:val="bottom"/>
          </w:tcPr>
          <w:p w14:paraId="601BFEB5" w14:textId="77777777" w:rsidR="00872344" w:rsidRDefault="00A02A4C">
            <w:pPr>
              <w:jc w:val="center"/>
              <w:rPr>
                <w:sz w:val="20"/>
                <w:szCs w:val="20"/>
              </w:rPr>
            </w:pPr>
            <w:r>
              <w:rPr>
                <w:sz w:val="20"/>
                <w:szCs w:val="20"/>
              </w:rPr>
              <w:t>-1.377</w:t>
            </w:r>
          </w:p>
        </w:tc>
        <w:tc>
          <w:tcPr>
            <w:tcW w:w="1094" w:type="dxa"/>
            <w:vAlign w:val="bottom"/>
          </w:tcPr>
          <w:p w14:paraId="2D0746DD" w14:textId="77777777" w:rsidR="00872344" w:rsidRDefault="00A02A4C">
            <w:pPr>
              <w:jc w:val="center"/>
              <w:rPr>
                <w:sz w:val="20"/>
                <w:szCs w:val="20"/>
              </w:rPr>
            </w:pPr>
            <w:r>
              <w:rPr>
                <w:sz w:val="20"/>
                <w:szCs w:val="20"/>
              </w:rPr>
              <w:t>1.835</w:t>
            </w:r>
          </w:p>
        </w:tc>
        <w:tc>
          <w:tcPr>
            <w:tcW w:w="1109" w:type="dxa"/>
            <w:vAlign w:val="bottom"/>
          </w:tcPr>
          <w:p w14:paraId="0B364F59" w14:textId="77777777" w:rsidR="00872344" w:rsidRDefault="00A02A4C">
            <w:pPr>
              <w:jc w:val="center"/>
              <w:rPr>
                <w:sz w:val="20"/>
                <w:szCs w:val="20"/>
              </w:rPr>
            </w:pPr>
            <w:r>
              <w:rPr>
                <w:sz w:val="20"/>
                <w:szCs w:val="20"/>
              </w:rPr>
              <w:t>-5.030</w:t>
            </w:r>
          </w:p>
        </w:tc>
        <w:tc>
          <w:tcPr>
            <w:tcW w:w="1169" w:type="dxa"/>
            <w:vAlign w:val="bottom"/>
          </w:tcPr>
          <w:p w14:paraId="3D8ED29D" w14:textId="77777777" w:rsidR="00872344" w:rsidRDefault="00A02A4C">
            <w:pPr>
              <w:jc w:val="center"/>
              <w:rPr>
                <w:sz w:val="20"/>
                <w:szCs w:val="20"/>
              </w:rPr>
            </w:pPr>
            <w:r>
              <w:rPr>
                <w:sz w:val="20"/>
                <w:szCs w:val="20"/>
              </w:rPr>
              <w:t>2.312</w:t>
            </w:r>
          </w:p>
        </w:tc>
        <w:tc>
          <w:tcPr>
            <w:tcW w:w="718" w:type="dxa"/>
            <w:vAlign w:val="bottom"/>
          </w:tcPr>
          <w:p w14:paraId="2B329D3D" w14:textId="77777777" w:rsidR="00872344" w:rsidRDefault="00A02A4C">
            <w:pPr>
              <w:jc w:val="center"/>
              <w:rPr>
                <w:sz w:val="20"/>
                <w:szCs w:val="20"/>
              </w:rPr>
            </w:pPr>
            <w:r>
              <w:rPr>
                <w:sz w:val="20"/>
                <w:szCs w:val="20"/>
              </w:rPr>
              <w:t>1.000</w:t>
            </w:r>
          </w:p>
        </w:tc>
        <w:tc>
          <w:tcPr>
            <w:tcW w:w="1169" w:type="dxa"/>
            <w:vAlign w:val="bottom"/>
          </w:tcPr>
          <w:p w14:paraId="4FC6FC95" w14:textId="77777777" w:rsidR="00872344" w:rsidRDefault="00A02A4C">
            <w:pPr>
              <w:jc w:val="center"/>
              <w:rPr>
                <w:sz w:val="20"/>
                <w:szCs w:val="20"/>
              </w:rPr>
            </w:pPr>
            <w:r>
              <w:rPr>
                <w:sz w:val="20"/>
                <w:szCs w:val="20"/>
              </w:rPr>
              <w:t>9403</w:t>
            </w:r>
          </w:p>
        </w:tc>
        <w:tc>
          <w:tcPr>
            <w:tcW w:w="994" w:type="dxa"/>
            <w:vAlign w:val="bottom"/>
          </w:tcPr>
          <w:p w14:paraId="1FD4CEA7" w14:textId="77777777" w:rsidR="00872344" w:rsidRDefault="00A02A4C">
            <w:pPr>
              <w:jc w:val="center"/>
              <w:rPr>
                <w:sz w:val="20"/>
                <w:szCs w:val="20"/>
              </w:rPr>
            </w:pPr>
            <w:r>
              <w:rPr>
                <w:sz w:val="20"/>
                <w:szCs w:val="20"/>
              </w:rPr>
              <w:t>11516</w:t>
            </w:r>
          </w:p>
        </w:tc>
      </w:tr>
      <w:tr w:rsidR="00872344" w14:paraId="51523F74" w14:textId="77777777">
        <w:trPr>
          <w:trHeight w:val="256"/>
        </w:trPr>
        <w:tc>
          <w:tcPr>
            <w:tcW w:w="2782" w:type="dxa"/>
            <w:vAlign w:val="bottom"/>
          </w:tcPr>
          <w:p w14:paraId="5D18D26A" w14:textId="77777777" w:rsidR="00872344" w:rsidRDefault="00A02A4C">
            <w:pPr>
              <w:rPr>
                <w:sz w:val="20"/>
                <w:szCs w:val="20"/>
              </w:rPr>
            </w:pPr>
            <w:r>
              <w:rPr>
                <w:sz w:val="20"/>
                <w:szCs w:val="20"/>
              </w:rPr>
              <w:t>SexMale</w:t>
            </w:r>
          </w:p>
        </w:tc>
        <w:tc>
          <w:tcPr>
            <w:tcW w:w="937" w:type="dxa"/>
            <w:vAlign w:val="bottom"/>
          </w:tcPr>
          <w:p w14:paraId="1C4D1569" w14:textId="77777777" w:rsidR="00872344" w:rsidRDefault="00A02A4C">
            <w:pPr>
              <w:jc w:val="center"/>
              <w:rPr>
                <w:sz w:val="20"/>
                <w:szCs w:val="20"/>
              </w:rPr>
            </w:pPr>
            <w:r>
              <w:rPr>
                <w:sz w:val="20"/>
                <w:szCs w:val="20"/>
              </w:rPr>
              <w:t>2.394</w:t>
            </w:r>
          </w:p>
        </w:tc>
        <w:tc>
          <w:tcPr>
            <w:tcW w:w="1094" w:type="dxa"/>
            <w:vAlign w:val="bottom"/>
          </w:tcPr>
          <w:p w14:paraId="543B1C02" w14:textId="77777777" w:rsidR="00872344" w:rsidRDefault="00A02A4C">
            <w:pPr>
              <w:jc w:val="center"/>
              <w:rPr>
                <w:sz w:val="20"/>
                <w:szCs w:val="20"/>
              </w:rPr>
            </w:pPr>
            <w:r>
              <w:rPr>
                <w:sz w:val="20"/>
                <w:szCs w:val="20"/>
              </w:rPr>
              <w:t>2.019</w:t>
            </w:r>
          </w:p>
        </w:tc>
        <w:tc>
          <w:tcPr>
            <w:tcW w:w="1109" w:type="dxa"/>
            <w:vAlign w:val="bottom"/>
          </w:tcPr>
          <w:p w14:paraId="7AAE61C6" w14:textId="77777777" w:rsidR="00872344" w:rsidRDefault="00A02A4C">
            <w:pPr>
              <w:jc w:val="center"/>
              <w:rPr>
                <w:sz w:val="20"/>
                <w:szCs w:val="20"/>
              </w:rPr>
            </w:pPr>
            <w:r>
              <w:rPr>
                <w:sz w:val="20"/>
                <w:szCs w:val="20"/>
              </w:rPr>
              <w:t>-1.538</w:t>
            </w:r>
          </w:p>
        </w:tc>
        <w:tc>
          <w:tcPr>
            <w:tcW w:w="1169" w:type="dxa"/>
            <w:vAlign w:val="bottom"/>
          </w:tcPr>
          <w:p w14:paraId="0EE9DC19" w14:textId="77777777" w:rsidR="00872344" w:rsidRDefault="00A02A4C">
            <w:pPr>
              <w:jc w:val="center"/>
              <w:rPr>
                <w:sz w:val="20"/>
                <w:szCs w:val="20"/>
              </w:rPr>
            </w:pPr>
            <w:r>
              <w:rPr>
                <w:sz w:val="20"/>
                <w:szCs w:val="20"/>
              </w:rPr>
              <w:t>6.549</w:t>
            </w:r>
          </w:p>
        </w:tc>
        <w:tc>
          <w:tcPr>
            <w:tcW w:w="718" w:type="dxa"/>
            <w:vAlign w:val="bottom"/>
          </w:tcPr>
          <w:p w14:paraId="3CAD659A" w14:textId="77777777" w:rsidR="00872344" w:rsidRDefault="00A02A4C">
            <w:pPr>
              <w:jc w:val="center"/>
              <w:rPr>
                <w:sz w:val="20"/>
                <w:szCs w:val="20"/>
              </w:rPr>
            </w:pPr>
            <w:r>
              <w:rPr>
                <w:sz w:val="20"/>
                <w:szCs w:val="20"/>
              </w:rPr>
              <w:t>1.000</w:t>
            </w:r>
          </w:p>
        </w:tc>
        <w:tc>
          <w:tcPr>
            <w:tcW w:w="1169" w:type="dxa"/>
            <w:vAlign w:val="bottom"/>
          </w:tcPr>
          <w:p w14:paraId="631F9976" w14:textId="77777777" w:rsidR="00872344" w:rsidRDefault="00A02A4C">
            <w:pPr>
              <w:jc w:val="center"/>
              <w:rPr>
                <w:sz w:val="20"/>
                <w:szCs w:val="20"/>
              </w:rPr>
            </w:pPr>
            <w:r>
              <w:rPr>
                <w:sz w:val="20"/>
                <w:szCs w:val="20"/>
              </w:rPr>
              <w:t>10250</w:t>
            </w:r>
          </w:p>
        </w:tc>
        <w:tc>
          <w:tcPr>
            <w:tcW w:w="994" w:type="dxa"/>
            <w:vAlign w:val="bottom"/>
          </w:tcPr>
          <w:p w14:paraId="4E4F3FDF" w14:textId="77777777" w:rsidR="00872344" w:rsidRDefault="00A02A4C">
            <w:pPr>
              <w:jc w:val="center"/>
              <w:rPr>
                <w:sz w:val="20"/>
                <w:szCs w:val="20"/>
              </w:rPr>
            </w:pPr>
            <w:r>
              <w:rPr>
                <w:sz w:val="20"/>
                <w:szCs w:val="20"/>
              </w:rPr>
              <w:t>11884</w:t>
            </w:r>
          </w:p>
        </w:tc>
      </w:tr>
      <w:tr w:rsidR="00872344" w14:paraId="71AA4C2B" w14:textId="77777777">
        <w:trPr>
          <w:trHeight w:val="256"/>
        </w:trPr>
        <w:tc>
          <w:tcPr>
            <w:tcW w:w="2782" w:type="dxa"/>
            <w:vAlign w:val="bottom"/>
          </w:tcPr>
          <w:p w14:paraId="5B591F21" w14:textId="77777777" w:rsidR="00872344" w:rsidRDefault="00A02A4C">
            <w:pPr>
              <w:rPr>
                <w:sz w:val="20"/>
                <w:szCs w:val="20"/>
              </w:rPr>
            </w:pPr>
            <w:r>
              <w:rPr>
                <w:sz w:val="20"/>
                <w:szCs w:val="20"/>
              </w:rPr>
              <w:t>soundFact1:genusOxyuranus</w:t>
            </w:r>
          </w:p>
        </w:tc>
        <w:tc>
          <w:tcPr>
            <w:tcW w:w="937" w:type="dxa"/>
            <w:vAlign w:val="bottom"/>
          </w:tcPr>
          <w:p w14:paraId="050C149A" w14:textId="77777777" w:rsidR="00872344" w:rsidRDefault="00A02A4C">
            <w:pPr>
              <w:jc w:val="center"/>
              <w:rPr>
                <w:sz w:val="20"/>
                <w:szCs w:val="20"/>
              </w:rPr>
            </w:pPr>
            <w:r>
              <w:rPr>
                <w:sz w:val="20"/>
                <w:szCs w:val="20"/>
              </w:rPr>
              <w:t>-0.228</w:t>
            </w:r>
          </w:p>
        </w:tc>
        <w:tc>
          <w:tcPr>
            <w:tcW w:w="1094" w:type="dxa"/>
            <w:vAlign w:val="bottom"/>
          </w:tcPr>
          <w:p w14:paraId="3B7F02BB" w14:textId="77777777" w:rsidR="00872344" w:rsidRDefault="00A02A4C">
            <w:pPr>
              <w:jc w:val="center"/>
              <w:rPr>
                <w:sz w:val="20"/>
                <w:szCs w:val="20"/>
              </w:rPr>
            </w:pPr>
            <w:r>
              <w:rPr>
                <w:sz w:val="20"/>
                <w:szCs w:val="20"/>
              </w:rPr>
              <w:t>1.294</w:t>
            </w:r>
          </w:p>
        </w:tc>
        <w:tc>
          <w:tcPr>
            <w:tcW w:w="1109" w:type="dxa"/>
            <w:vAlign w:val="bottom"/>
          </w:tcPr>
          <w:p w14:paraId="12988EE9" w14:textId="77777777" w:rsidR="00872344" w:rsidRDefault="00A02A4C">
            <w:pPr>
              <w:jc w:val="center"/>
              <w:rPr>
                <w:sz w:val="20"/>
                <w:szCs w:val="20"/>
              </w:rPr>
            </w:pPr>
            <w:r>
              <w:rPr>
                <w:sz w:val="20"/>
                <w:szCs w:val="20"/>
              </w:rPr>
              <w:t>-2.785</w:t>
            </w:r>
          </w:p>
        </w:tc>
        <w:tc>
          <w:tcPr>
            <w:tcW w:w="1169" w:type="dxa"/>
            <w:vAlign w:val="bottom"/>
          </w:tcPr>
          <w:p w14:paraId="01AF455C" w14:textId="77777777" w:rsidR="00872344" w:rsidRDefault="00A02A4C">
            <w:pPr>
              <w:jc w:val="center"/>
              <w:rPr>
                <w:sz w:val="20"/>
                <w:szCs w:val="20"/>
              </w:rPr>
            </w:pPr>
            <w:r>
              <w:rPr>
                <w:sz w:val="20"/>
                <w:szCs w:val="20"/>
              </w:rPr>
              <w:t>2.320</w:t>
            </w:r>
          </w:p>
        </w:tc>
        <w:tc>
          <w:tcPr>
            <w:tcW w:w="718" w:type="dxa"/>
            <w:vAlign w:val="bottom"/>
          </w:tcPr>
          <w:p w14:paraId="3C047D30" w14:textId="77777777" w:rsidR="00872344" w:rsidRDefault="00A02A4C">
            <w:pPr>
              <w:jc w:val="center"/>
              <w:rPr>
                <w:sz w:val="20"/>
                <w:szCs w:val="20"/>
              </w:rPr>
            </w:pPr>
            <w:r>
              <w:rPr>
                <w:sz w:val="20"/>
                <w:szCs w:val="20"/>
              </w:rPr>
              <w:t>1.000</w:t>
            </w:r>
          </w:p>
        </w:tc>
        <w:tc>
          <w:tcPr>
            <w:tcW w:w="1169" w:type="dxa"/>
            <w:vAlign w:val="bottom"/>
          </w:tcPr>
          <w:p w14:paraId="13437F12" w14:textId="77777777" w:rsidR="00872344" w:rsidRDefault="00A02A4C">
            <w:pPr>
              <w:jc w:val="center"/>
              <w:rPr>
                <w:sz w:val="20"/>
                <w:szCs w:val="20"/>
              </w:rPr>
            </w:pPr>
            <w:r>
              <w:rPr>
                <w:sz w:val="20"/>
                <w:szCs w:val="20"/>
              </w:rPr>
              <w:t>9191</w:t>
            </w:r>
          </w:p>
        </w:tc>
        <w:tc>
          <w:tcPr>
            <w:tcW w:w="994" w:type="dxa"/>
            <w:vAlign w:val="bottom"/>
          </w:tcPr>
          <w:p w14:paraId="1F6E9DD9" w14:textId="77777777" w:rsidR="00872344" w:rsidRDefault="00A02A4C">
            <w:pPr>
              <w:jc w:val="center"/>
              <w:rPr>
                <w:sz w:val="20"/>
                <w:szCs w:val="20"/>
              </w:rPr>
            </w:pPr>
            <w:r>
              <w:rPr>
                <w:sz w:val="20"/>
                <w:szCs w:val="20"/>
              </w:rPr>
              <w:t>12070</w:t>
            </w:r>
          </w:p>
        </w:tc>
      </w:tr>
      <w:tr w:rsidR="00872344" w14:paraId="439D044D" w14:textId="77777777">
        <w:trPr>
          <w:trHeight w:val="256"/>
        </w:trPr>
        <w:tc>
          <w:tcPr>
            <w:tcW w:w="2782" w:type="dxa"/>
            <w:vAlign w:val="bottom"/>
          </w:tcPr>
          <w:p w14:paraId="2D39129F" w14:textId="77777777" w:rsidR="00872344" w:rsidRDefault="00A02A4C">
            <w:pPr>
              <w:rPr>
                <w:sz w:val="20"/>
                <w:szCs w:val="20"/>
              </w:rPr>
            </w:pPr>
            <w:r>
              <w:rPr>
                <w:sz w:val="20"/>
                <w:szCs w:val="20"/>
              </w:rPr>
              <w:t>soundFact2:genusOxyuranus</w:t>
            </w:r>
          </w:p>
        </w:tc>
        <w:tc>
          <w:tcPr>
            <w:tcW w:w="937" w:type="dxa"/>
            <w:vAlign w:val="bottom"/>
          </w:tcPr>
          <w:p w14:paraId="018C2120" w14:textId="77777777" w:rsidR="00872344" w:rsidRDefault="00A02A4C">
            <w:pPr>
              <w:jc w:val="center"/>
              <w:rPr>
                <w:sz w:val="20"/>
                <w:szCs w:val="20"/>
              </w:rPr>
            </w:pPr>
            <w:r>
              <w:rPr>
                <w:sz w:val="20"/>
                <w:szCs w:val="20"/>
              </w:rPr>
              <w:t>1.314</w:t>
            </w:r>
          </w:p>
        </w:tc>
        <w:tc>
          <w:tcPr>
            <w:tcW w:w="1094" w:type="dxa"/>
            <w:vAlign w:val="bottom"/>
          </w:tcPr>
          <w:p w14:paraId="77DF8769" w14:textId="77777777" w:rsidR="00872344" w:rsidRDefault="00A02A4C">
            <w:pPr>
              <w:jc w:val="center"/>
              <w:rPr>
                <w:sz w:val="20"/>
                <w:szCs w:val="20"/>
              </w:rPr>
            </w:pPr>
            <w:r>
              <w:rPr>
                <w:sz w:val="20"/>
                <w:szCs w:val="20"/>
              </w:rPr>
              <w:t>1.306</w:t>
            </w:r>
          </w:p>
        </w:tc>
        <w:tc>
          <w:tcPr>
            <w:tcW w:w="1109" w:type="dxa"/>
            <w:vAlign w:val="bottom"/>
          </w:tcPr>
          <w:p w14:paraId="555ACF97" w14:textId="77777777" w:rsidR="00872344" w:rsidRDefault="00A02A4C">
            <w:pPr>
              <w:jc w:val="center"/>
              <w:rPr>
                <w:sz w:val="20"/>
                <w:szCs w:val="20"/>
              </w:rPr>
            </w:pPr>
            <w:r>
              <w:rPr>
                <w:sz w:val="20"/>
                <w:szCs w:val="20"/>
              </w:rPr>
              <w:t>-1.214</w:t>
            </w:r>
          </w:p>
        </w:tc>
        <w:tc>
          <w:tcPr>
            <w:tcW w:w="1169" w:type="dxa"/>
            <w:vAlign w:val="bottom"/>
          </w:tcPr>
          <w:p w14:paraId="17DAB065" w14:textId="77777777" w:rsidR="00872344" w:rsidRDefault="00A02A4C">
            <w:pPr>
              <w:jc w:val="center"/>
              <w:rPr>
                <w:sz w:val="20"/>
                <w:szCs w:val="20"/>
              </w:rPr>
            </w:pPr>
            <w:r>
              <w:rPr>
                <w:sz w:val="20"/>
                <w:szCs w:val="20"/>
              </w:rPr>
              <w:t>3.877</w:t>
            </w:r>
          </w:p>
        </w:tc>
        <w:tc>
          <w:tcPr>
            <w:tcW w:w="718" w:type="dxa"/>
            <w:vAlign w:val="bottom"/>
          </w:tcPr>
          <w:p w14:paraId="3BADD2AE" w14:textId="77777777" w:rsidR="00872344" w:rsidRDefault="00A02A4C">
            <w:pPr>
              <w:jc w:val="center"/>
              <w:rPr>
                <w:sz w:val="20"/>
                <w:szCs w:val="20"/>
              </w:rPr>
            </w:pPr>
            <w:r>
              <w:rPr>
                <w:sz w:val="20"/>
                <w:szCs w:val="20"/>
              </w:rPr>
              <w:t>1.000</w:t>
            </w:r>
          </w:p>
        </w:tc>
        <w:tc>
          <w:tcPr>
            <w:tcW w:w="1169" w:type="dxa"/>
            <w:vAlign w:val="bottom"/>
          </w:tcPr>
          <w:p w14:paraId="16783BB3" w14:textId="77777777" w:rsidR="00872344" w:rsidRDefault="00A02A4C">
            <w:pPr>
              <w:jc w:val="center"/>
              <w:rPr>
                <w:sz w:val="20"/>
                <w:szCs w:val="20"/>
              </w:rPr>
            </w:pPr>
            <w:r>
              <w:rPr>
                <w:sz w:val="20"/>
                <w:szCs w:val="20"/>
              </w:rPr>
              <w:t>8883</w:t>
            </w:r>
          </w:p>
        </w:tc>
        <w:tc>
          <w:tcPr>
            <w:tcW w:w="994" w:type="dxa"/>
            <w:vAlign w:val="bottom"/>
          </w:tcPr>
          <w:p w14:paraId="1D96F761" w14:textId="77777777" w:rsidR="00872344" w:rsidRDefault="00A02A4C">
            <w:pPr>
              <w:jc w:val="center"/>
              <w:rPr>
                <w:sz w:val="20"/>
                <w:szCs w:val="20"/>
              </w:rPr>
            </w:pPr>
            <w:r>
              <w:rPr>
                <w:sz w:val="20"/>
                <w:szCs w:val="20"/>
              </w:rPr>
              <w:t>12049</w:t>
            </w:r>
          </w:p>
        </w:tc>
      </w:tr>
      <w:tr w:rsidR="00872344" w14:paraId="18BA595B" w14:textId="77777777">
        <w:trPr>
          <w:trHeight w:val="256"/>
        </w:trPr>
        <w:tc>
          <w:tcPr>
            <w:tcW w:w="2782" w:type="dxa"/>
            <w:vAlign w:val="bottom"/>
          </w:tcPr>
          <w:p w14:paraId="79BAE36C" w14:textId="77777777" w:rsidR="00872344" w:rsidRDefault="00A02A4C">
            <w:pPr>
              <w:rPr>
                <w:sz w:val="20"/>
                <w:szCs w:val="20"/>
              </w:rPr>
            </w:pPr>
            <w:r>
              <w:rPr>
                <w:sz w:val="20"/>
                <w:szCs w:val="20"/>
              </w:rPr>
              <w:t>soundFact3:genusOxyuranus</w:t>
            </w:r>
          </w:p>
        </w:tc>
        <w:tc>
          <w:tcPr>
            <w:tcW w:w="937" w:type="dxa"/>
            <w:vAlign w:val="bottom"/>
          </w:tcPr>
          <w:p w14:paraId="11B3A431" w14:textId="77777777" w:rsidR="00872344" w:rsidRDefault="00A02A4C">
            <w:pPr>
              <w:jc w:val="center"/>
              <w:rPr>
                <w:sz w:val="20"/>
                <w:szCs w:val="20"/>
              </w:rPr>
            </w:pPr>
            <w:r>
              <w:rPr>
                <w:sz w:val="20"/>
                <w:szCs w:val="20"/>
              </w:rPr>
              <w:t>-0.329</w:t>
            </w:r>
          </w:p>
        </w:tc>
        <w:tc>
          <w:tcPr>
            <w:tcW w:w="1094" w:type="dxa"/>
            <w:vAlign w:val="bottom"/>
          </w:tcPr>
          <w:p w14:paraId="33AEAC51" w14:textId="77777777" w:rsidR="00872344" w:rsidRDefault="00A02A4C">
            <w:pPr>
              <w:jc w:val="center"/>
              <w:rPr>
                <w:sz w:val="20"/>
                <w:szCs w:val="20"/>
              </w:rPr>
            </w:pPr>
            <w:r>
              <w:rPr>
                <w:sz w:val="20"/>
                <w:szCs w:val="20"/>
              </w:rPr>
              <w:t>1.326</w:t>
            </w:r>
          </w:p>
        </w:tc>
        <w:tc>
          <w:tcPr>
            <w:tcW w:w="1109" w:type="dxa"/>
            <w:vAlign w:val="bottom"/>
          </w:tcPr>
          <w:p w14:paraId="4F1561F6" w14:textId="77777777" w:rsidR="00872344" w:rsidRDefault="00A02A4C">
            <w:pPr>
              <w:jc w:val="center"/>
              <w:rPr>
                <w:sz w:val="20"/>
                <w:szCs w:val="20"/>
              </w:rPr>
            </w:pPr>
            <w:r>
              <w:rPr>
                <w:sz w:val="20"/>
                <w:szCs w:val="20"/>
              </w:rPr>
              <w:t>-2.958</w:t>
            </w:r>
          </w:p>
        </w:tc>
        <w:tc>
          <w:tcPr>
            <w:tcW w:w="1169" w:type="dxa"/>
            <w:vAlign w:val="bottom"/>
          </w:tcPr>
          <w:p w14:paraId="025BFF99" w14:textId="77777777" w:rsidR="00872344" w:rsidRDefault="00A02A4C">
            <w:pPr>
              <w:jc w:val="center"/>
              <w:rPr>
                <w:sz w:val="20"/>
                <w:szCs w:val="20"/>
              </w:rPr>
            </w:pPr>
            <w:r>
              <w:rPr>
                <w:sz w:val="20"/>
                <w:szCs w:val="20"/>
              </w:rPr>
              <w:t>2.258</w:t>
            </w:r>
          </w:p>
        </w:tc>
        <w:tc>
          <w:tcPr>
            <w:tcW w:w="718" w:type="dxa"/>
            <w:vAlign w:val="bottom"/>
          </w:tcPr>
          <w:p w14:paraId="1E695345" w14:textId="77777777" w:rsidR="00872344" w:rsidRDefault="00A02A4C">
            <w:pPr>
              <w:jc w:val="center"/>
              <w:rPr>
                <w:sz w:val="20"/>
                <w:szCs w:val="20"/>
              </w:rPr>
            </w:pPr>
            <w:r>
              <w:rPr>
                <w:sz w:val="20"/>
                <w:szCs w:val="20"/>
              </w:rPr>
              <w:t>1.001</w:t>
            </w:r>
          </w:p>
        </w:tc>
        <w:tc>
          <w:tcPr>
            <w:tcW w:w="1169" w:type="dxa"/>
            <w:vAlign w:val="bottom"/>
          </w:tcPr>
          <w:p w14:paraId="49AC4ADF" w14:textId="77777777" w:rsidR="00872344" w:rsidRDefault="00A02A4C">
            <w:pPr>
              <w:jc w:val="center"/>
              <w:rPr>
                <w:sz w:val="20"/>
                <w:szCs w:val="20"/>
              </w:rPr>
            </w:pPr>
            <w:r>
              <w:rPr>
                <w:sz w:val="20"/>
                <w:szCs w:val="20"/>
              </w:rPr>
              <w:t>9772</w:t>
            </w:r>
          </w:p>
        </w:tc>
        <w:tc>
          <w:tcPr>
            <w:tcW w:w="994" w:type="dxa"/>
            <w:vAlign w:val="bottom"/>
          </w:tcPr>
          <w:p w14:paraId="71C11E75" w14:textId="77777777" w:rsidR="00872344" w:rsidRDefault="00A02A4C">
            <w:pPr>
              <w:jc w:val="center"/>
              <w:rPr>
                <w:sz w:val="20"/>
                <w:szCs w:val="20"/>
              </w:rPr>
            </w:pPr>
            <w:r>
              <w:rPr>
                <w:sz w:val="20"/>
                <w:szCs w:val="20"/>
              </w:rPr>
              <w:t>13051</w:t>
            </w:r>
          </w:p>
        </w:tc>
      </w:tr>
      <w:tr w:rsidR="00872344" w14:paraId="4E700328" w14:textId="77777777">
        <w:trPr>
          <w:trHeight w:val="256"/>
        </w:trPr>
        <w:tc>
          <w:tcPr>
            <w:tcW w:w="2782" w:type="dxa"/>
            <w:vAlign w:val="bottom"/>
          </w:tcPr>
          <w:p w14:paraId="4002AC6F" w14:textId="77777777" w:rsidR="00872344" w:rsidRDefault="00A02A4C">
            <w:pPr>
              <w:rPr>
                <w:sz w:val="20"/>
                <w:szCs w:val="20"/>
              </w:rPr>
            </w:pPr>
            <w:r>
              <w:rPr>
                <w:sz w:val="20"/>
                <w:szCs w:val="20"/>
              </w:rPr>
              <w:t>soundFact1:genusPseudonaja</w:t>
            </w:r>
          </w:p>
        </w:tc>
        <w:tc>
          <w:tcPr>
            <w:tcW w:w="937" w:type="dxa"/>
            <w:vAlign w:val="bottom"/>
          </w:tcPr>
          <w:p w14:paraId="419DF6E4" w14:textId="77777777" w:rsidR="00872344" w:rsidRDefault="00A02A4C">
            <w:pPr>
              <w:jc w:val="center"/>
              <w:rPr>
                <w:sz w:val="20"/>
                <w:szCs w:val="20"/>
              </w:rPr>
            </w:pPr>
            <w:r>
              <w:rPr>
                <w:sz w:val="20"/>
                <w:szCs w:val="20"/>
              </w:rPr>
              <w:t>-1.328</w:t>
            </w:r>
          </w:p>
        </w:tc>
        <w:tc>
          <w:tcPr>
            <w:tcW w:w="1094" w:type="dxa"/>
            <w:vAlign w:val="bottom"/>
          </w:tcPr>
          <w:p w14:paraId="64155720" w14:textId="77777777" w:rsidR="00872344" w:rsidRDefault="00A02A4C">
            <w:pPr>
              <w:jc w:val="center"/>
              <w:rPr>
                <w:sz w:val="20"/>
                <w:szCs w:val="20"/>
              </w:rPr>
            </w:pPr>
            <w:r>
              <w:rPr>
                <w:sz w:val="20"/>
                <w:szCs w:val="20"/>
              </w:rPr>
              <w:t>1.490</w:t>
            </w:r>
          </w:p>
        </w:tc>
        <w:tc>
          <w:tcPr>
            <w:tcW w:w="1109" w:type="dxa"/>
            <w:vAlign w:val="bottom"/>
          </w:tcPr>
          <w:p w14:paraId="21BC5FB6" w14:textId="77777777" w:rsidR="00872344" w:rsidRDefault="00A02A4C">
            <w:pPr>
              <w:jc w:val="center"/>
              <w:rPr>
                <w:sz w:val="20"/>
                <w:szCs w:val="20"/>
              </w:rPr>
            </w:pPr>
            <w:r>
              <w:rPr>
                <w:sz w:val="20"/>
                <w:szCs w:val="20"/>
              </w:rPr>
              <w:t>-4.277</w:t>
            </w:r>
          </w:p>
        </w:tc>
        <w:tc>
          <w:tcPr>
            <w:tcW w:w="1169" w:type="dxa"/>
            <w:vAlign w:val="bottom"/>
          </w:tcPr>
          <w:p w14:paraId="52B090F9" w14:textId="77777777" w:rsidR="00872344" w:rsidRDefault="00A02A4C">
            <w:pPr>
              <w:jc w:val="center"/>
              <w:rPr>
                <w:sz w:val="20"/>
                <w:szCs w:val="20"/>
              </w:rPr>
            </w:pPr>
            <w:r>
              <w:rPr>
                <w:sz w:val="20"/>
                <w:szCs w:val="20"/>
              </w:rPr>
              <w:t>1.536</w:t>
            </w:r>
          </w:p>
        </w:tc>
        <w:tc>
          <w:tcPr>
            <w:tcW w:w="718" w:type="dxa"/>
            <w:vAlign w:val="bottom"/>
          </w:tcPr>
          <w:p w14:paraId="5AB681B6" w14:textId="77777777" w:rsidR="00872344" w:rsidRDefault="00A02A4C">
            <w:pPr>
              <w:jc w:val="center"/>
              <w:rPr>
                <w:sz w:val="20"/>
                <w:szCs w:val="20"/>
              </w:rPr>
            </w:pPr>
            <w:r>
              <w:rPr>
                <w:sz w:val="20"/>
                <w:szCs w:val="20"/>
              </w:rPr>
              <w:t>1.000</w:t>
            </w:r>
          </w:p>
        </w:tc>
        <w:tc>
          <w:tcPr>
            <w:tcW w:w="1169" w:type="dxa"/>
            <w:vAlign w:val="bottom"/>
          </w:tcPr>
          <w:p w14:paraId="269B1A7B" w14:textId="77777777" w:rsidR="00872344" w:rsidRDefault="00A02A4C">
            <w:pPr>
              <w:jc w:val="center"/>
              <w:rPr>
                <w:sz w:val="20"/>
                <w:szCs w:val="20"/>
              </w:rPr>
            </w:pPr>
            <w:r>
              <w:rPr>
                <w:sz w:val="20"/>
                <w:szCs w:val="20"/>
              </w:rPr>
              <w:t>10188</w:t>
            </w:r>
          </w:p>
        </w:tc>
        <w:tc>
          <w:tcPr>
            <w:tcW w:w="994" w:type="dxa"/>
            <w:vAlign w:val="bottom"/>
          </w:tcPr>
          <w:p w14:paraId="2753A1B9" w14:textId="77777777" w:rsidR="00872344" w:rsidRDefault="00A02A4C">
            <w:pPr>
              <w:jc w:val="center"/>
              <w:rPr>
                <w:sz w:val="20"/>
                <w:szCs w:val="20"/>
              </w:rPr>
            </w:pPr>
            <w:r>
              <w:rPr>
                <w:sz w:val="20"/>
                <w:szCs w:val="20"/>
              </w:rPr>
              <w:t>14013</w:t>
            </w:r>
          </w:p>
        </w:tc>
      </w:tr>
      <w:tr w:rsidR="00872344" w14:paraId="5C211056" w14:textId="77777777">
        <w:trPr>
          <w:trHeight w:val="256"/>
        </w:trPr>
        <w:tc>
          <w:tcPr>
            <w:tcW w:w="2782" w:type="dxa"/>
            <w:vAlign w:val="bottom"/>
          </w:tcPr>
          <w:p w14:paraId="3A360447" w14:textId="77777777" w:rsidR="00872344" w:rsidRDefault="00A02A4C">
            <w:pPr>
              <w:rPr>
                <w:sz w:val="20"/>
                <w:szCs w:val="20"/>
              </w:rPr>
            </w:pPr>
            <w:r>
              <w:rPr>
                <w:sz w:val="20"/>
                <w:szCs w:val="20"/>
              </w:rPr>
              <w:t>soundFact2:genusPseudonaja</w:t>
            </w:r>
          </w:p>
        </w:tc>
        <w:tc>
          <w:tcPr>
            <w:tcW w:w="937" w:type="dxa"/>
            <w:vAlign w:val="bottom"/>
          </w:tcPr>
          <w:p w14:paraId="454EDD1A" w14:textId="77777777" w:rsidR="00872344" w:rsidRDefault="00A02A4C">
            <w:pPr>
              <w:jc w:val="center"/>
              <w:rPr>
                <w:sz w:val="20"/>
                <w:szCs w:val="20"/>
              </w:rPr>
            </w:pPr>
            <w:r>
              <w:rPr>
                <w:sz w:val="20"/>
                <w:szCs w:val="20"/>
              </w:rPr>
              <w:t>-0.637</w:t>
            </w:r>
          </w:p>
        </w:tc>
        <w:tc>
          <w:tcPr>
            <w:tcW w:w="1094" w:type="dxa"/>
            <w:vAlign w:val="bottom"/>
          </w:tcPr>
          <w:p w14:paraId="7D8508F5" w14:textId="77777777" w:rsidR="00872344" w:rsidRDefault="00A02A4C">
            <w:pPr>
              <w:jc w:val="center"/>
              <w:rPr>
                <w:sz w:val="20"/>
                <w:szCs w:val="20"/>
              </w:rPr>
            </w:pPr>
            <w:r>
              <w:rPr>
                <w:sz w:val="20"/>
                <w:szCs w:val="20"/>
              </w:rPr>
              <w:t>1.523</w:t>
            </w:r>
          </w:p>
        </w:tc>
        <w:tc>
          <w:tcPr>
            <w:tcW w:w="1109" w:type="dxa"/>
            <w:vAlign w:val="bottom"/>
          </w:tcPr>
          <w:p w14:paraId="73B58906" w14:textId="77777777" w:rsidR="00872344" w:rsidRDefault="00A02A4C">
            <w:pPr>
              <w:jc w:val="center"/>
              <w:rPr>
                <w:sz w:val="20"/>
                <w:szCs w:val="20"/>
              </w:rPr>
            </w:pPr>
            <w:r>
              <w:rPr>
                <w:sz w:val="20"/>
                <w:szCs w:val="20"/>
              </w:rPr>
              <w:t>-3.644</w:t>
            </w:r>
          </w:p>
        </w:tc>
        <w:tc>
          <w:tcPr>
            <w:tcW w:w="1169" w:type="dxa"/>
            <w:vAlign w:val="bottom"/>
          </w:tcPr>
          <w:p w14:paraId="1656AC49" w14:textId="77777777" w:rsidR="00872344" w:rsidRDefault="00A02A4C">
            <w:pPr>
              <w:jc w:val="center"/>
              <w:rPr>
                <w:sz w:val="20"/>
                <w:szCs w:val="20"/>
              </w:rPr>
            </w:pPr>
            <w:r>
              <w:rPr>
                <w:sz w:val="20"/>
                <w:szCs w:val="20"/>
              </w:rPr>
              <w:t>2.315</w:t>
            </w:r>
          </w:p>
        </w:tc>
        <w:tc>
          <w:tcPr>
            <w:tcW w:w="718" w:type="dxa"/>
            <w:vAlign w:val="bottom"/>
          </w:tcPr>
          <w:p w14:paraId="161C1ECD" w14:textId="77777777" w:rsidR="00872344" w:rsidRDefault="00A02A4C">
            <w:pPr>
              <w:jc w:val="center"/>
              <w:rPr>
                <w:sz w:val="20"/>
                <w:szCs w:val="20"/>
              </w:rPr>
            </w:pPr>
            <w:r>
              <w:rPr>
                <w:sz w:val="20"/>
                <w:szCs w:val="20"/>
              </w:rPr>
              <w:t>1.000</w:t>
            </w:r>
          </w:p>
        </w:tc>
        <w:tc>
          <w:tcPr>
            <w:tcW w:w="1169" w:type="dxa"/>
            <w:vAlign w:val="bottom"/>
          </w:tcPr>
          <w:p w14:paraId="4FD64D61" w14:textId="77777777" w:rsidR="00872344" w:rsidRDefault="00A02A4C">
            <w:pPr>
              <w:jc w:val="center"/>
              <w:rPr>
                <w:sz w:val="20"/>
                <w:szCs w:val="20"/>
              </w:rPr>
            </w:pPr>
            <w:r>
              <w:rPr>
                <w:sz w:val="20"/>
                <w:szCs w:val="20"/>
              </w:rPr>
              <w:t>10235</w:t>
            </w:r>
          </w:p>
        </w:tc>
        <w:tc>
          <w:tcPr>
            <w:tcW w:w="994" w:type="dxa"/>
            <w:vAlign w:val="bottom"/>
          </w:tcPr>
          <w:p w14:paraId="6B6350D6" w14:textId="77777777" w:rsidR="00872344" w:rsidRDefault="00A02A4C">
            <w:pPr>
              <w:jc w:val="center"/>
              <w:rPr>
                <w:sz w:val="20"/>
                <w:szCs w:val="20"/>
              </w:rPr>
            </w:pPr>
            <w:r>
              <w:rPr>
                <w:sz w:val="20"/>
                <w:szCs w:val="20"/>
              </w:rPr>
              <w:t>13633</w:t>
            </w:r>
          </w:p>
        </w:tc>
      </w:tr>
      <w:tr w:rsidR="00872344" w14:paraId="7DBD47BC" w14:textId="77777777">
        <w:trPr>
          <w:trHeight w:val="256"/>
        </w:trPr>
        <w:tc>
          <w:tcPr>
            <w:tcW w:w="2782" w:type="dxa"/>
            <w:vAlign w:val="bottom"/>
          </w:tcPr>
          <w:p w14:paraId="7B7C90F9" w14:textId="77777777" w:rsidR="00872344" w:rsidRDefault="00A02A4C">
            <w:pPr>
              <w:rPr>
                <w:sz w:val="20"/>
                <w:szCs w:val="20"/>
              </w:rPr>
            </w:pPr>
            <w:r>
              <w:rPr>
                <w:sz w:val="20"/>
                <w:szCs w:val="20"/>
              </w:rPr>
              <w:t>soundFact3:genusPseudonaja</w:t>
            </w:r>
          </w:p>
        </w:tc>
        <w:tc>
          <w:tcPr>
            <w:tcW w:w="937" w:type="dxa"/>
            <w:vAlign w:val="bottom"/>
          </w:tcPr>
          <w:p w14:paraId="74D2A993" w14:textId="77777777" w:rsidR="00872344" w:rsidRDefault="00A02A4C">
            <w:pPr>
              <w:jc w:val="center"/>
              <w:rPr>
                <w:sz w:val="20"/>
                <w:szCs w:val="20"/>
              </w:rPr>
            </w:pPr>
            <w:r>
              <w:rPr>
                <w:sz w:val="20"/>
                <w:szCs w:val="20"/>
              </w:rPr>
              <w:t>-1.026</w:t>
            </w:r>
          </w:p>
        </w:tc>
        <w:tc>
          <w:tcPr>
            <w:tcW w:w="1094" w:type="dxa"/>
            <w:vAlign w:val="bottom"/>
          </w:tcPr>
          <w:p w14:paraId="50C055D3" w14:textId="77777777" w:rsidR="00872344" w:rsidRDefault="00A02A4C">
            <w:pPr>
              <w:jc w:val="center"/>
              <w:rPr>
                <w:sz w:val="20"/>
                <w:szCs w:val="20"/>
              </w:rPr>
            </w:pPr>
            <w:r>
              <w:rPr>
                <w:sz w:val="20"/>
                <w:szCs w:val="20"/>
              </w:rPr>
              <w:t>1.512</w:t>
            </w:r>
          </w:p>
        </w:tc>
        <w:tc>
          <w:tcPr>
            <w:tcW w:w="1109" w:type="dxa"/>
            <w:vAlign w:val="bottom"/>
          </w:tcPr>
          <w:p w14:paraId="7DA96F5E" w14:textId="77777777" w:rsidR="00872344" w:rsidRDefault="00A02A4C">
            <w:pPr>
              <w:jc w:val="center"/>
              <w:rPr>
                <w:sz w:val="20"/>
                <w:szCs w:val="20"/>
              </w:rPr>
            </w:pPr>
            <w:r>
              <w:rPr>
                <w:sz w:val="20"/>
                <w:szCs w:val="20"/>
              </w:rPr>
              <w:t>-4.015</w:t>
            </w:r>
          </w:p>
        </w:tc>
        <w:tc>
          <w:tcPr>
            <w:tcW w:w="1169" w:type="dxa"/>
            <w:vAlign w:val="bottom"/>
          </w:tcPr>
          <w:p w14:paraId="682262AE" w14:textId="77777777" w:rsidR="00872344" w:rsidRDefault="00A02A4C">
            <w:pPr>
              <w:jc w:val="center"/>
              <w:rPr>
                <w:sz w:val="20"/>
                <w:szCs w:val="20"/>
              </w:rPr>
            </w:pPr>
            <w:r>
              <w:rPr>
                <w:sz w:val="20"/>
                <w:szCs w:val="20"/>
              </w:rPr>
              <w:t>1.909</w:t>
            </w:r>
          </w:p>
        </w:tc>
        <w:tc>
          <w:tcPr>
            <w:tcW w:w="718" w:type="dxa"/>
            <w:vAlign w:val="bottom"/>
          </w:tcPr>
          <w:p w14:paraId="0A309F08" w14:textId="77777777" w:rsidR="00872344" w:rsidRDefault="00A02A4C">
            <w:pPr>
              <w:jc w:val="center"/>
              <w:rPr>
                <w:sz w:val="20"/>
                <w:szCs w:val="20"/>
              </w:rPr>
            </w:pPr>
            <w:r>
              <w:rPr>
                <w:sz w:val="20"/>
                <w:szCs w:val="20"/>
              </w:rPr>
              <w:t>1.001</w:t>
            </w:r>
          </w:p>
        </w:tc>
        <w:tc>
          <w:tcPr>
            <w:tcW w:w="1169" w:type="dxa"/>
            <w:vAlign w:val="bottom"/>
          </w:tcPr>
          <w:p w14:paraId="0651A604" w14:textId="77777777" w:rsidR="00872344" w:rsidRDefault="00A02A4C">
            <w:pPr>
              <w:jc w:val="center"/>
              <w:rPr>
                <w:sz w:val="20"/>
                <w:szCs w:val="20"/>
              </w:rPr>
            </w:pPr>
            <w:r>
              <w:rPr>
                <w:sz w:val="20"/>
                <w:szCs w:val="20"/>
              </w:rPr>
              <w:t>10673</w:t>
            </w:r>
          </w:p>
        </w:tc>
        <w:tc>
          <w:tcPr>
            <w:tcW w:w="994" w:type="dxa"/>
            <w:vAlign w:val="bottom"/>
          </w:tcPr>
          <w:p w14:paraId="055A8C19" w14:textId="77777777" w:rsidR="00872344" w:rsidRDefault="00A02A4C">
            <w:pPr>
              <w:jc w:val="center"/>
              <w:rPr>
                <w:sz w:val="20"/>
                <w:szCs w:val="20"/>
              </w:rPr>
            </w:pPr>
            <w:r>
              <w:rPr>
                <w:sz w:val="20"/>
                <w:szCs w:val="20"/>
              </w:rPr>
              <w:t>13543</w:t>
            </w:r>
          </w:p>
        </w:tc>
      </w:tr>
      <w:tr w:rsidR="00872344" w14:paraId="2F266D88" w14:textId="77777777">
        <w:trPr>
          <w:trHeight w:val="256"/>
        </w:trPr>
        <w:tc>
          <w:tcPr>
            <w:tcW w:w="2782" w:type="dxa"/>
            <w:vAlign w:val="bottom"/>
          </w:tcPr>
          <w:p w14:paraId="61760163" w14:textId="77777777" w:rsidR="00872344" w:rsidRDefault="00872344">
            <w:pPr>
              <w:rPr>
                <w:sz w:val="20"/>
                <w:szCs w:val="20"/>
              </w:rPr>
            </w:pPr>
          </w:p>
        </w:tc>
        <w:tc>
          <w:tcPr>
            <w:tcW w:w="937" w:type="dxa"/>
            <w:vAlign w:val="bottom"/>
          </w:tcPr>
          <w:p w14:paraId="07202A2E" w14:textId="77777777" w:rsidR="00872344" w:rsidRDefault="00872344">
            <w:pPr>
              <w:jc w:val="center"/>
              <w:rPr>
                <w:sz w:val="20"/>
                <w:szCs w:val="20"/>
              </w:rPr>
            </w:pPr>
          </w:p>
        </w:tc>
        <w:tc>
          <w:tcPr>
            <w:tcW w:w="1094" w:type="dxa"/>
            <w:vAlign w:val="bottom"/>
          </w:tcPr>
          <w:p w14:paraId="77FED9CF" w14:textId="77777777" w:rsidR="00872344" w:rsidRDefault="00872344">
            <w:pPr>
              <w:jc w:val="center"/>
              <w:rPr>
                <w:sz w:val="20"/>
                <w:szCs w:val="20"/>
              </w:rPr>
            </w:pPr>
          </w:p>
        </w:tc>
        <w:tc>
          <w:tcPr>
            <w:tcW w:w="1109" w:type="dxa"/>
            <w:vAlign w:val="bottom"/>
          </w:tcPr>
          <w:p w14:paraId="06F6D5C3" w14:textId="77777777" w:rsidR="00872344" w:rsidRDefault="00872344">
            <w:pPr>
              <w:jc w:val="center"/>
              <w:rPr>
                <w:sz w:val="20"/>
                <w:szCs w:val="20"/>
              </w:rPr>
            </w:pPr>
          </w:p>
        </w:tc>
        <w:tc>
          <w:tcPr>
            <w:tcW w:w="1169" w:type="dxa"/>
            <w:vAlign w:val="bottom"/>
          </w:tcPr>
          <w:p w14:paraId="46733B2F" w14:textId="77777777" w:rsidR="00872344" w:rsidRDefault="00872344">
            <w:pPr>
              <w:jc w:val="center"/>
              <w:rPr>
                <w:sz w:val="20"/>
                <w:szCs w:val="20"/>
              </w:rPr>
            </w:pPr>
          </w:p>
        </w:tc>
        <w:tc>
          <w:tcPr>
            <w:tcW w:w="718" w:type="dxa"/>
            <w:vAlign w:val="bottom"/>
          </w:tcPr>
          <w:p w14:paraId="4DB24D65" w14:textId="77777777" w:rsidR="00872344" w:rsidRDefault="00872344">
            <w:pPr>
              <w:jc w:val="center"/>
              <w:rPr>
                <w:sz w:val="20"/>
                <w:szCs w:val="20"/>
              </w:rPr>
            </w:pPr>
          </w:p>
        </w:tc>
        <w:tc>
          <w:tcPr>
            <w:tcW w:w="1169" w:type="dxa"/>
            <w:vAlign w:val="bottom"/>
          </w:tcPr>
          <w:p w14:paraId="4C4FF4EE" w14:textId="77777777" w:rsidR="00872344" w:rsidRDefault="00872344">
            <w:pPr>
              <w:jc w:val="center"/>
              <w:rPr>
                <w:sz w:val="20"/>
                <w:szCs w:val="20"/>
              </w:rPr>
            </w:pPr>
          </w:p>
        </w:tc>
        <w:tc>
          <w:tcPr>
            <w:tcW w:w="994" w:type="dxa"/>
            <w:vAlign w:val="bottom"/>
          </w:tcPr>
          <w:p w14:paraId="3274351D" w14:textId="77777777" w:rsidR="00872344" w:rsidRDefault="00872344">
            <w:pPr>
              <w:jc w:val="center"/>
              <w:rPr>
                <w:sz w:val="20"/>
                <w:szCs w:val="20"/>
              </w:rPr>
            </w:pPr>
          </w:p>
        </w:tc>
      </w:tr>
      <w:tr w:rsidR="00872344" w14:paraId="73A4FD7E" w14:textId="77777777">
        <w:trPr>
          <w:trHeight w:val="256"/>
        </w:trPr>
        <w:tc>
          <w:tcPr>
            <w:tcW w:w="2782" w:type="dxa"/>
            <w:vAlign w:val="bottom"/>
          </w:tcPr>
          <w:p w14:paraId="7044C5A2" w14:textId="77777777" w:rsidR="00872344" w:rsidRDefault="00A02A4C">
            <w:pPr>
              <w:jc w:val="center"/>
              <w:rPr>
                <w:b/>
                <w:bCs/>
                <w:sz w:val="20"/>
                <w:szCs w:val="20"/>
              </w:rPr>
            </w:pPr>
            <w:r>
              <w:rPr>
                <w:b/>
                <w:bCs/>
                <w:sz w:val="20"/>
                <w:szCs w:val="20"/>
              </w:rPr>
              <w:t>Random effects</w:t>
            </w:r>
          </w:p>
        </w:tc>
        <w:tc>
          <w:tcPr>
            <w:tcW w:w="937" w:type="dxa"/>
            <w:vAlign w:val="bottom"/>
          </w:tcPr>
          <w:p w14:paraId="195EBFC8" w14:textId="77777777" w:rsidR="00872344" w:rsidRDefault="00A02A4C">
            <w:pPr>
              <w:jc w:val="center"/>
              <w:rPr>
                <w:sz w:val="20"/>
                <w:szCs w:val="20"/>
              </w:rPr>
            </w:pPr>
            <w:r>
              <w:rPr>
                <w:sz w:val="20"/>
                <w:szCs w:val="20"/>
              </w:rPr>
              <w:t>Estimate</w:t>
            </w:r>
          </w:p>
        </w:tc>
        <w:tc>
          <w:tcPr>
            <w:tcW w:w="1094" w:type="dxa"/>
            <w:vAlign w:val="bottom"/>
          </w:tcPr>
          <w:p w14:paraId="62F00CBC" w14:textId="77777777" w:rsidR="00872344" w:rsidRDefault="00A02A4C">
            <w:pPr>
              <w:jc w:val="center"/>
              <w:rPr>
                <w:sz w:val="20"/>
                <w:szCs w:val="20"/>
              </w:rPr>
            </w:pPr>
            <w:r>
              <w:rPr>
                <w:sz w:val="20"/>
                <w:szCs w:val="20"/>
              </w:rPr>
              <w:t>SE</w:t>
            </w:r>
          </w:p>
        </w:tc>
        <w:tc>
          <w:tcPr>
            <w:tcW w:w="1109" w:type="dxa"/>
            <w:vAlign w:val="bottom"/>
          </w:tcPr>
          <w:p w14:paraId="2E25612A" w14:textId="77777777" w:rsidR="00872344" w:rsidRDefault="00A02A4C">
            <w:pPr>
              <w:jc w:val="center"/>
              <w:rPr>
                <w:sz w:val="20"/>
                <w:szCs w:val="20"/>
              </w:rPr>
            </w:pPr>
            <w:r>
              <w:rPr>
                <w:sz w:val="20"/>
                <w:szCs w:val="20"/>
              </w:rPr>
              <w:t>Lower 95% CI</w:t>
            </w:r>
          </w:p>
        </w:tc>
        <w:tc>
          <w:tcPr>
            <w:tcW w:w="1169" w:type="dxa"/>
            <w:vAlign w:val="bottom"/>
          </w:tcPr>
          <w:p w14:paraId="6B0D4C11" w14:textId="77777777" w:rsidR="00872344" w:rsidRDefault="00A02A4C">
            <w:pPr>
              <w:jc w:val="center"/>
              <w:rPr>
                <w:sz w:val="20"/>
                <w:szCs w:val="20"/>
              </w:rPr>
            </w:pPr>
            <w:r>
              <w:rPr>
                <w:sz w:val="20"/>
                <w:szCs w:val="20"/>
              </w:rPr>
              <w:t>Upper 95% CI</w:t>
            </w:r>
          </w:p>
        </w:tc>
        <w:tc>
          <w:tcPr>
            <w:tcW w:w="718" w:type="dxa"/>
            <w:vAlign w:val="bottom"/>
          </w:tcPr>
          <w:p w14:paraId="782C10C6" w14:textId="77777777" w:rsidR="00872344" w:rsidRDefault="00A02A4C">
            <w:pPr>
              <w:jc w:val="center"/>
              <w:rPr>
                <w:sz w:val="20"/>
                <w:szCs w:val="20"/>
              </w:rPr>
            </w:pPr>
            <w:r>
              <w:rPr>
                <w:sz w:val="20"/>
                <w:szCs w:val="20"/>
              </w:rPr>
              <w:t>Ȓ</w:t>
            </w:r>
          </w:p>
        </w:tc>
        <w:tc>
          <w:tcPr>
            <w:tcW w:w="1169" w:type="dxa"/>
            <w:vAlign w:val="bottom"/>
          </w:tcPr>
          <w:p w14:paraId="4D8C6BA6" w14:textId="77777777" w:rsidR="00872344" w:rsidRDefault="00A02A4C">
            <w:pPr>
              <w:jc w:val="center"/>
              <w:rPr>
                <w:sz w:val="20"/>
                <w:szCs w:val="20"/>
              </w:rPr>
            </w:pPr>
            <w:r>
              <w:rPr>
                <w:sz w:val="20"/>
                <w:szCs w:val="20"/>
              </w:rPr>
              <w:t>Bulk ESS</w:t>
            </w:r>
          </w:p>
        </w:tc>
        <w:tc>
          <w:tcPr>
            <w:tcW w:w="994" w:type="dxa"/>
            <w:vAlign w:val="bottom"/>
          </w:tcPr>
          <w:p w14:paraId="1F0A928D" w14:textId="77777777" w:rsidR="00872344" w:rsidRDefault="00A02A4C">
            <w:pPr>
              <w:jc w:val="center"/>
              <w:rPr>
                <w:sz w:val="20"/>
                <w:szCs w:val="20"/>
              </w:rPr>
            </w:pPr>
            <w:r>
              <w:rPr>
                <w:sz w:val="20"/>
                <w:szCs w:val="20"/>
              </w:rPr>
              <w:t>Tail ESS</w:t>
            </w:r>
          </w:p>
        </w:tc>
      </w:tr>
      <w:tr w:rsidR="00872344" w14:paraId="59BB4E65" w14:textId="77777777">
        <w:trPr>
          <w:trHeight w:val="256"/>
        </w:trPr>
        <w:tc>
          <w:tcPr>
            <w:tcW w:w="2782" w:type="dxa"/>
            <w:vAlign w:val="bottom"/>
          </w:tcPr>
          <w:p w14:paraId="1B9DB58C" w14:textId="77777777" w:rsidR="00872344" w:rsidRDefault="00A02A4C">
            <w:pPr>
              <w:rPr>
                <w:sz w:val="20"/>
                <w:szCs w:val="20"/>
              </w:rPr>
            </w:pPr>
            <w:r>
              <w:rPr>
                <w:sz w:val="20"/>
                <w:szCs w:val="20"/>
              </w:rPr>
              <w:t>Speaker Side</w:t>
            </w:r>
          </w:p>
        </w:tc>
        <w:tc>
          <w:tcPr>
            <w:tcW w:w="937" w:type="dxa"/>
            <w:vAlign w:val="bottom"/>
          </w:tcPr>
          <w:p w14:paraId="0C4A8F8F" w14:textId="77777777" w:rsidR="00872344" w:rsidRDefault="00A02A4C">
            <w:pPr>
              <w:jc w:val="center"/>
              <w:rPr>
                <w:sz w:val="20"/>
                <w:szCs w:val="20"/>
              </w:rPr>
            </w:pPr>
            <w:r>
              <w:rPr>
                <w:sz w:val="20"/>
                <w:szCs w:val="20"/>
              </w:rPr>
              <w:t>1.032</w:t>
            </w:r>
          </w:p>
        </w:tc>
        <w:tc>
          <w:tcPr>
            <w:tcW w:w="1094" w:type="dxa"/>
            <w:vAlign w:val="bottom"/>
          </w:tcPr>
          <w:p w14:paraId="2372104E" w14:textId="77777777" w:rsidR="00872344" w:rsidRDefault="00A02A4C">
            <w:pPr>
              <w:jc w:val="center"/>
              <w:rPr>
                <w:sz w:val="20"/>
                <w:szCs w:val="20"/>
              </w:rPr>
            </w:pPr>
            <w:r>
              <w:rPr>
                <w:sz w:val="20"/>
                <w:szCs w:val="20"/>
              </w:rPr>
              <w:t>1.368</w:t>
            </w:r>
          </w:p>
        </w:tc>
        <w:tc>
          <w:tcPr>
            <w:tcW w:w="1109" w:type="dxa"/>
            <w:vAlign w:val="bottom"/>
          </w:tcPr>
          <w:p w14:paraId="69E85261" w14:textId="77777777" w:rsidR="00872344" w:rsidRDefault="00A02A4C">
            <w:pPr>
              <w:jc w:val="center"/>
              <w:rPr>
                <w:sz w:val="20"/>
                <w:szCs w:val="20"/>
              </w:rPr>
            </w:pPr>
            <w:r>
              <w:rPr>
                <w:sz w:val="20"/>
                <w:szCs w:val="20"/>
              </w:rPr>
              <w:t>0.025</w:t>
            </w:r>
          </w:p>
        </w:tc>
        <w:tc>
          <w:tcPr>
            <w:tcW w:w="1169" w:type="dxa"/>
            <w:vAlign w:val="bottom"/>
          </w:tcPr>
          <w:p w14:paraId="10AD4F79" w14:textId="77777777" w:rsidR="00872344" w:rsidRDefault="00A02A4C">
            <w:pPr>
              <w:jc w:val="center"/>
              <w:rPr>
                <w:sz w:val="20"/>
                <w:szCs w:val="20"/>
              </w:rPr>
            </w:pPr>
            <w:r>
              <w:rPr>
                <w:sz w:val="20"/>
                <w:szCs w:val="20"/>
              </w:rPr>
              <w:t>4.522</w:t>
            </w:r>
          </w:p>
        </w:tc>
        <w:tc>
          <w:tcPr>
            <w:tcW w:w="718" w:type="dxa"/>
            <w:vAlign w:val="bottom"/>
          </w:tcPr>
          <w:p w14:paraId="63CE8E93" w14:textId="77777777" w:rsidR="00872344" w:rsidRDefault="00A02A4C">
            <w:pPr>
              <w:jc w:val="center"/>
              <w:rPr>
                <w:sz w:val="20"/>
                <w:szCs w:val="20"/>
              </w:rPr>
            </w:pPr>
            <w:r>
              <w:rPr>
                <w:sz w:val="20"/>
                <w:szCs w:val="20"/>
              </w:rPr>
              <w:t>1.000</w:t>
            </w:r>
          </w:p>
        </w:tc>
        <w:tc>
          <w:tcPr>
            <w:tcW w:w="1169" w:type="dxa"/>
            <w:vAlign w:val="bottom"/>
          </w:tcPr>
          <w:p w14:paraId="06409165" w14:textId="77777777" w:rsidR="00872344" w:rsidRDefault="00A02A4C">
            <w:pPr>
              <w:jc w:val="center"/>
              <w:rPr>
                <w:sz w:val="20"/>
                <w:szCs w:val="20"/>
              </w:rPr>
            </w:pPr>
            <w:r>
              <w:rPr>
                <w:sz w:val="20"/>
                <w:szCs w:val="20"/>
              </w:rPr>
              <w:t>8699</w:t>
            </w:r>
          </w:p>
        </w:tc>
        <w:tc>
          <w:tcPr>
            <w:tcW w:w="994" w:type="dxa"/>
            <w:vAlign w:val="bottom"/>
          </w:tcPr>
          <w:p w14:paraId="76168A0F" w14:textId="77777777" w:rsidR="00872344" w:rsidRDefault="00A02A4C">
            <w:pPr>
              <w:jc w:val="center"/>
              <w:rPr>
                <w:sz w:val="20"/>
                <w:szCs w:val="20"/>
              </w:rPr>
            </w:pPr>
            <w:r>
              <w:rPr>
                <w:sz w:val="20"/>
                <w:szCs w:val="20"/>
              </w:rPr>
              <w:t>9811</w:t>
            </w:r>
          </w:p>
        </w:tc>
      </w:tr>
      <w:tr w:rsidR="00872344" w14:paraId="172FD3CA" w14:textId="77777777">
        <w:trPr>
          <w:trHeight w:val="256"/>
        </w:trPr>
        <w:tc>
          <w:tcPr>
            <w:tcW w:w="2782" w:type="dxa"/>
            <w:vAlign w:val="bottom"/>
          </w:tcPr>
          <w:p w14:paraId="01BB56BB" w14:textId="77777777" w:rsidR="00872344" w:rsidRDefault="00A02A4C">
            <w:pPr>
              <w:rPr>
                <w:sz w:val="20"/>
                <w:szCs w:val="20"/>
              </w:rPr>
            </w:pPr>
            <w:r>
              <w:rPr>
                <w:sz w:val="20"/>
                <w:szCs w:val="20"/>
              </w:rPr>
              <w:t>Snake</w:t>
            </w:r>
          </w:p>
        </w:tc>
        <w:tc>
          <w:tcPr>
            <w:tcW w:w="937" w:type="dxa"/>
            <w:vAlign w:val="bottom"/>
          </w:tcPr>
          <w:p w14:paraId="0AFAF5D7" w14:textId="77777777" w:rsidR="00872344" w:rsidRDefault="00A02A4C">
            <w:pPr>
              <w:jc w:val="center"/>
              <w:rPr>
                <w:sz w:val="20"/>
                <w:szCs w:val="20"/>
              </w:rPr>
            </w:pPr>
            <w:r>
              <w:rPr>
                <w:sz w:val="20"/>
                <w:szCs w:val="20"/>
              </w:rPr>
              <w:t>2.856</w:t>
            </w:r>
          </w:p>
        </w:tc>
        <w:tc>
          <w:tcPr>
            <w:tcW w:w="1094" w:type="dxa"/>
            <w:vAlign w:val="bottom"/>
          </w:tcPr>
          <w:p w14:paraId="58B5EB89" w14:textId="77777777" w:rsidR="00872344" w:rsidRDefault="00A02A4C">
            <w:pPr>
              <w:jc w:val="center"/>
              <w:rPr>
                <w:sz w:val="20"/>
                <w:szCs w:val="20"/>
              </w:rPr>
            </w:pPr>
            <w:r>
              <w:rPr>
                <w:sz w:val="20"/>
                <w:szCs w:val="20"/>
              </w:rPr>
              <w:t>1.027</w:t>
            </w:r>
          </w:p>
        </w:tc>
        <w:tc>
          <w:tcPr>
            <w:tcW w:w="1109" w:type="dxa"/>
            <w:vAlign w:val="bottom"/>
          </w:tcPr>
          <w:p w14:paraId="5619BA9B" w14:textId="77777777" w:rsidR="00872344" w:rsidRDefault="00A02A4C">
            <w:pPr>
              <w:jc w:val="center"/>
              <w:rPr>
                <w:sz w:val="20"/>
                <w:szCs w:val="20"/>
              </w:rPr>
            </w:pPr>
            <w:r>
              <w:rPr>
                <w:sz w:val="20"/>
                <w:szCs w:val="20"/>
              </w:rPr>
              <w:t>1.454</w:t>
            </w:r>
          </w:p>
        </w:tc>
        <w:tc>
          <w:tcPr>
            <w:tcW w:w="1169" w:type="dxa"/>
            <w:vAlign w:val="bottom"/>
          </w:tcPr>
          <w:p w14:paraId="3418A0AE" w14:textId="77777777" w:rsidR="00872344" w:rsidRDefault="00A02A4C">
            <w:pPr>
              <w:jc w:val="center"/>
              <w:rPr>
                <w:sz w:val="20"/>
                <w:szCs w:val="20"/>
              </w:rPr>
            </w:pPr>
            <w:r>
              <w:rPr>
                <w:sz w:val="20"/>
                <w:szCs w:val="20"/>
              </w:rPr>
              <w:t>5.395</w:t>
            </w:r>
          </w:p>
        </w:tc>
        <w:tc>
          <w:tcPr>
            <w:tcW w:w="718" w:type="dxa"/>
            <w:vAlign w:val="bottom"/>
          </w:tcPr>
          <w:p w14:paraId="2FD8FAEB" w14:textId="77777777" w:rsidR="00872344" w:rsidRDefault="00A02A4C">
            <w:pPr>
              <w:jc w:val="center"/>
              <w:rPr>
                <w:sz w:val="20"/>
                <w:szCs w:val="20"/>
              </w:rPr>
            </w:pPr>
            <w:r>
              <w:rPr>
                <w:sz w:val="20"/>
                <w:szCs w:val="20"/>
              </w:rPr>
              <w:t>1.000</w:t>
            </w:r>
          </w:p>
        </w:tc>
        <w:tc>
          <w:tcPr>
            <w:tcW w:w="1169" w:type="dxa"/>
            <w:vAlign w:val="bottom"/>
          </w:tcPr>
          <w:p w14:paraId="321EDCB1" w14:textId="77777777" w:rsidR="00872344" w:rsidRDefault="00A02A4C">
            <w:pPr>
              <w:jc w:val="center"/>
              <w:rPr>
                <w:sz w:val="20"/>
                <w:szCs w:val="20"/>
              </w:rPr>
            </w:pPr>
            <w:r>
              <w:rPr>
                <w:sz w:val="20"/>
                <w:szCs w:val="20"/>
              </w:rPr>
              <w:t>7872</w:t>
            </w:r>
          </w:p>
        </w:tc>
        <w:tc>
          <w:tcPr>
            <w:tcW w:w="994" w:type="dxa"/>
            <w:vAlign w:val="bottom"/>
          </w:tcPr>
          <w:p w14:paraId="65054B8A" w14:textId="77777777" w:rsidR="00872344" w:rsidRDefault="00A02A4C">
            <w:pPr>
              <w:jc w:val="center"/>
              <w:rPr>
                <w:sz w:val="20"/>
                <w:szCs w:val="20"/>
              </w:rPr>
            </w:pPr>
            <w:r>
              <w:rPr>
                <w:sz w:val="20"/>
                <w:szCs w:val="20"/>
              </w:rPr>
              <w:t>10978</w:t>
            </w:r>
          </w:p>
        </w:tc>
      </w:tr>
      <w:tr w:rsidR="00872344" w14:paraId="181C984B" w14:textId="77777777">
        <w:trPr>
          <w:trHeight w:val="256"/>
        </w:trPr>
        <w:tc>
          <w:tcPr>
            <w:tcW w:w="2782" w:type="dxa"/>
            <w:vAlign w:val="bottom"/>
          </w:tcPr>
          <w:p w14:paraId="20DC9A04" w14:textId="77777777" w:rsidR="00872344" w:rsidRDefault="00A02A4C">
            <w:pPr>
              <w:rPr>
                <w:sz w:val="20"/>
                <w:szCs w:val="20"/>
              </w:rPr>
            </w:pPr>
            <w:r>
              <w:rPr>
                <w:sz w:val="20"/>
                <w:szCs w:val="20"/>
              </w:rPr>
              <w:t>Trial</w:t>
            </w:r>
          </w:p>
        </w:tc>
        <w:tc>
          <w:tcPr>
            <w:tcW w:w="937" w:type="dxa"/>
            <w:vAlign w:val="bottom"/>
          </w:tcPr>
          <w:p w14:paraId="4A0D56AE" w14:textId="77777777" w:rsidR="00872344" w:rsidRDefault="00A02A4C">
            <w:pPr>
              <w:jc w:val="center"/>
              <w:rPr>
                <w:sz w:val="20"/>
                <w:szCs w:val="20"/>
              </w:rPr>
            </w:pPr>
            <w:r>
              <w:rPr>
                <w:sz w:val="20"/>
                <w:szCs w:val="20"/>
              </w:rPr>
              <w:t>0.730</w:t>
            </w:r>
          </w:p>
        </w:tc>
        <w:tc>
          <w:tcPr>
            <w:tcW w:w="1094" w:type="dxa"/>
            <w:vAlign w:val="bottom"/>
          </w:tcPr>
          <w:p w14:paraId="7CC33922" w14:textId="77777777" w:rsidR="00872344" w:rsidRDefault="00A02A4C">
            <w:pPr>
              <w:jc w:val="center"/>
              <w:rPr>
                <w:sz w:val="20"/>
                <w:szCs w:val="20"/>
              </w:rPr>
            </w:pPr>
            <w:r>
              <w:rPr>
                <w:sz w:val="20"/>
                <w:szCs w:val="20"/>
              </w:rPr>
              <w:t>0.371</w:t>
            </w:r>
          </w:p>
        </w:tc>
        <w:tc>
          <w:tcPr>
            <w:tcW w:w="1109" w:type="dxa"/>
            <w:vAlign w:val="bottom"/>
          </w:tcPr>
          <w:p w14:paraId="6873CB14" w14:textId="77777777" w:rsidR="00872344" w:rsidRDefault="00A02A4C">
            <w:pPr>
              <w:jc w:val="center"/>
              <w:rPr>
                <w:sz w:val="20"/>
                <w:szCs w:val="20"/>
              </w:rPr>
            </w:pPr>
            <w:r>
              <w:rPr>
                <w:sz w:val="20"/>
                <w:szCs w:val="20"/>
              </w:rPr>
              <w:t>0.077</w:t>
            </w:r>
          </w:p>
        </w:tc>
        <w:tc>
          <w:tcPr>
            <w:tcW w:w="1169" w:type="dxa"/>
            <w:vAlign w:val="bottom"/>
          </w:tcPr>
          <w:p w14:paraId="3D42B6AD" w14:textId="77777777" w:rsidR="00872344" w:rsidRDefault="00A02A4C">
            <w:pPr>
              <w:jc w:val="center"/>
              <w:rPr>
                <w:sz w:val="20"/>
                <w:szCs w:val="20"/>
              </w:rPr>
            </w:pPr>
            <w:r>
              <w:rPr>
                <w:sz w:val="20"/>
                <w:szCs w:val="20"/>
              </w:rPr>
              <w:t>1.543</w:t>
            </w:r>
          </w:p>
        </w:tc>
        <w:tc>
          <w:tcPr>
            <w:tcW w:w="718" w:type="dxa"/>
            <w:vAlign w:val="bottom"/>
          </w:tcPr>
          <w:p w14:paraId="4366E0B7" w14:textId="77777777" w:rsidR="00872344" w:rsidRDefault="00A02A4C">
            <w:pPr>
              <w:jc w:val="center"/>
              <w:rPr>
                <w:sz w:val="20"/>
                <w:szCs w:val="20"/>
              </w:rPr>
            </w:pPr>
            <w:r>
              <w:rPr>
                <w:sz w:val="20"/>
                <w:szCs w:val="20"/>
              </w:rPr>
              <w:t>1.000</w:t>
            </w:r>
          </w:p>
        </w:tc>
        <w:tc>
          <w:tcPr>
            <w:tcW w:w="1169" w:type="dxa"/>
            <w:vAlign w:val="bottom"/>
          </w:tcPr>
          <w:p w14:paraId="5CC7AC76" w14:textId="77777777" w:rsidR="00872344" w:rsidRDefault="00A02A4C">
            <w:pPr>
              <w:jc w:val="center"/>
              <w:rPr>
                <w:sz w:val="20"/>
                <w:szCs w:val="20"/>
              </w:rPr>
            </w:pPr>
            <w:r>
              <w:rPr>
                <w:sz w:val="20"/>
                <w:szCs w:val="20"/>
              </w:rPr>
              <w:t>5094</w:t>
            </w:r>
          </w:p>
        </w:tc>
        <w:tc>
          <w:tcPr>
            <w:tcW w:w="994" w:type="dxa"/>
            <w:vAlign w:val="bottom"/>
          </w:tcPr>
          <w:p w14:paraId="73301EDA" w14:textId="77777777" w:rsidR="00872344" w:rsidRDefault="00A02A4C">
            <w:pPr>
              <w:jc w:val="center"/>
              <w:rPr>
                <w:sz w:val="20"/>
                <w:szCs w:val="20"/>
              </w:rPr>
            </w:pPr>
            <w:r>
              <w:rPr>
                <w:sz w:val="20"/>
                <w:szCs w:val="20"/>
              </w:rPr>
              <w:t>5395</w:t>
            </w:r>
          </w:p>
        </w:tc>
      </w:tr>
      <w:tr w:rsidR="00872344" w14:paraId="1E4EFD51" w14:textId="77777777">
        <w:trPr>
          <w:trHeight w:val="256"/>
        </w:trPr>
        <w:tc>
          <w:tcPr>
            <w:tcW w:w="2782" w:type="dxa"/>
            <w:vAlign w:val="bottom"/>
          </w:tcPr>
          <w:p w14:paraId="1C0B3BE8" w14:textId="77777777" w:rsidR="00872344" w:rsidRDefault="00872344">
            <w:pPr>
              <w:rPr>
                <w:sz w:val="20"/>
                <w:szCs w:val="20"/>
              </w:rPr>
            </w:pPr>
          </w:p>
        </w:tc>
        <w:tc>
          <w:tcPr>
            <w:tcW w:w="937" w:type="dxa"/>
            <w:vAlign w:val="bottom"/>
          </w:tcPr>
          <w:p w14:paraId="7605F1C5" w14:textId="77777777" w:rsidR="00872344" w:rsidRDefault="00872344">
            <w:pPr>
              <w:jc w:val="center"/>
              <w:rPr>
                <w:sz w:val="20"/>
                <w:szCs w:val="20"/>
              </w:rPr>
            </w:pPr>
          </w:p>
        </w:tc>
        <w:tc>
          <w:tcPr>
            <w:tcW w:w="1094" w:type="dxa"/>
            <w:vAlign w:val="bottom"/>
          </w:tcPr>
          <w:p w14:paraId="5D18FF23" w14:textId="77777777" w:rsidR="00872344" w:rsidRDefault="00872344">
            <w:pPr>
              <w:jc w:val="center"/>
              <w:rPr>
                <w:sz w:val="20"/>
                <w:szCs w:val="20"/>
              </w:rPr>
            </w:pPr>
          </w:p>
        </w:tc>
        <w:tc>
          <w:tcPr>
            <w:tcW w:w="1109" w:type="dxa"/>
            <w:vAlign w:val="bottom"/>
          </w:tcPr>
          <w:p w14:paraId="2300C333" w14:textId="77777777" w:rsidR="00872344" w:rsidRDefault="00872344">
            <w:pPr>
              <w:jc w:val="center"/>
              <w:rPr>
                <w:sz w:val="20"/>
                <w:szCs w:val="20"/>
              </w:rPr>
            </w:pPr>
          </w:p>
        </w:tc>
        <w:tc>
          <w:tcPr>
            <w:tcW w:w="1169" w:type="dxa"/>
            <w:vAlign w:val="bottom"/>
          </w:tcPr>
          <w:p w14:paraId="6F4D3B10" w14:textId="77777777" w:rsidR="00872344" w:rsidRDefault="00872344">
            <w:pPr>
              <w:jc w:val="center"/>
              <w:rPr>
                <w:sz w:val="20"/>
                <w:szCs w:val="20"/>
              </w:rPr>
            </w:pPr>
          </w:p>
        </w:tc>
        <w:tc>
          <w:tcPr>
            <w:tcW w:w="718" w:type="dxa"/>
            <w:vAlign w:val="bottom"/>
          </w:tcPr>
          <w:p w14:paraId="00DFD638" w14:textId="77777777" w:rsidR="00872344" w:rsidRDefault="00872344">
            <w:pPr>
              <w:jc w:val="center"/>
              <w:rPr>
                <w:sz w:val="20"/>
                <w:szCs w:val="20"/>
              </w:rPr>
            </w:pPr>
          </w:p>
        </w:tc>
        <w:tc>
          <w:tcPr>
            <w:tcW w:w="1169" w:type="dxa"/>
            <w:vAlign w:val="bottom"/>
          </w:tcPr>
          <w:p w14:paraId="2629CA22" w14:textId="77777777" w:rsidR="00872344" w:rsidRDefault="00872344">
            <w:pPr>
              <w:jc w:val="right"/>
              <w:rPr>
                <w:sz w:val="20"/>
                <w:szCs w:val="20"/>
              </w:rPr>
            </w:pPr>
          </w:p>
        </w:tc>
        <w:tc>
          <w:tcPr>
            <w:tcW w:w="994" w:type="dxa"/>
            <w:vAlign w:val="bottom"/>
          </w:tcPr>
          <w:p w14:paraId="2C3C3F23" w14:textId="77777777" w:rsidR="00872344" w:rsidRDefault="00872344">
            <w:pPr>
              <w:jc w:val="right"/>
              <w:rPr>
                <w:sz w:val="20"/>
                <w:szCs w:val="20"/>
              </w:rPr>
            </w:pPr>
          </w:p>
        </w:tc>
      </w:tr>
      <w:tr w:rsidR="00872344" w14:paraId="3FDD1E43" w14:textId="77777777">
        <w:trPr>
          <w:trHeight w:val="256"/>
        </w:trPr>
        <w:tc>
          <w:tcPr>
            <w:tcW w:w="2782" w:type="dxa"/>
            <w:vAlign w:val="bottom"/>
          </w:tcPr>
          <w:p w14:paraId="5758D538" w14:textId="77777777" w:rsidR="00872344" w:rsidRDefault="00A02A4C">
            <w:pPr>
              <w:jc w:val="center"/>
              <w:rPr>
                <w:b/>
                <w:bCs/>
                <w:sz w:val="20"/>
                <w:szCs w:val="20"/>
              </w:rPr>
            </w:pPr>
            <w:r>
              <w:rPr>
                <w:b/>
                <w:bCs/>
                <w:sz w:val="20"/>
                <w:szCs w:val="20"/>
              </w:rPr>
              <w:t>Dispersion test</w:t>
            </w:r>
          </w:p>
        </w:tc>
        <w:tc>
          <w:tcPr>
            <w:tcW w:w="937" w:type="dxa"/>
            <w:vAlign w:val="bottom"/>
          </w:tcPr>
          <w:p w14:paraId="05F89DCD" w14:textId="77777777" w:rsidR="00872344" w:rsidRDefault="00A02A4C">
            <w:pPr>
              <w:jc w:val="center"/>
              <w:rPr>
                <w:sz w:val="20"/>
                <w:szCs w:val="20"/>
              </w:rPr>
            </w:pPr>
            <w:r>
              <w:rPr>
                <w:sz w:val="20"/>
                <w:szCs w:val="20"/>
              </w:rPr>
              <w:t>Obs:Sim</w:t>
            </w:r>
          </w:p>
        </w:tc>
        <w:tc>
          <w:tcPr>
            <w:tcW w:w="1094" w:type="dxa"/>
            <w:vAlign w:val="bottom"/>
          </w:tcPr>
          <w:p w14:paraId="2DCA722D" w14:textId="77777777" w:rsidR="00872344" w:rsidRDefault="00A02A4C">
            <w:pPr>
              <w:jc w:val="center"/>
              <w:rPr>
                <w:sz w:val="20"/>
                <w:szCs w:val="20"/>
              </w:rPr>
            </w:pPr>
            <w:r>
              <w:rPr>
                <w:sz w:val="20"/>
                <w:szCs w:val="20"/>
              </w:rPr>
              <w:t>P-value</w:t>
            </w:r>
          </w:p>
        </w:tc>
        <w:tc>
          <w:tcPr>
            <w:tcW w:w="1109" w:type="dxa"/>
            <w:vAlign w:val="bottom"/>
          </w:tcPr>
          <w:p w14:paraId="4A8B04BC" w14:textId="77777777" w:rsidR="00872344" w:rsidRDefault="00872344">
            <w:pPr>
              <w:jc w:val="center"/>
              <w:rPr>
                <w:sz w:val="20"/>
                <w:szCs w:val="20"/>
              </w:rPr>
            </w:pPr>
          </w:p>
        </w:tc>
        <w:tc>
          <w:tcPr>
            <w:tcW w:w="1169" w:type="dxa"/>
            <w:vAlign w:val="bottom"/>
          </w:tcPr>
          <w:p w14:paraId="524178B6" w14:textId="77777777" w:rsidR="00872344" w:rsidRDefault="00872344">
            <w:pPr>
              <w:jc w:val="center"/>
              <w:rPr>
                <w:sz w:val="20"/>
                <w:szCs w:val="20"/>
              </w:rPr>
            </w:pPr>
          </w:p>
        </w:tc>
        <w:tc>
          <w:tcPr>
            <w:tcW w:w="718" w:type="dxa"/>
            <w:vAlign w:val="bottom"/>
          </w:tcPr>
          <w:p w14:paraId="34C0C4D8" w14:textId="77777777" w:rsidR="00872344" w:rsidRDefault="00872344">
            <w:pPr>
              <w:jc w:val="center"/>
              <w:rPr>
                <w:sz w:val="20"/>
                <w:szCs w:val="20"/>
              </w:rPr>
            </w:pPr>
          </w:p>
        </w:tc>
        <w:tc>
          <w:tcPr>
            <w:tcW w:w="1169" w:type="dxa"/>
            <w:vAlign w:val="bottom"/>
          </w:tcPr>
          <w:p w14:paraId="624C6D6E" w14:textId="77777777" w:rsidR="00872344" w:rsidRDefault="00872344">
            <w:pPr>
              <w:jc w:val="right"/>
              <w:rPr>
                <w:sz w:val="20"/>
                <w:szCs w:val="20"/>
              </w:rPr>
            </w:pPr>
          </w:p>
        </w:tc>
        <w:tc>
          <w:tcPr>
            <w:tcW w:w="994" w:type="dxa"/>
            <w:vAlign w:val="bottom"/>
          </w:tcPr>
          <w:p w14:paraId="290F026F" w14:textId="77777777" w:rsidR="00872344" w:rsidRDefault="00872344">
            <w:pPr>
              <w:jc w:val="right"/>
              <w:rPr>
                <w:sz w:val="20"/>
                <w:szCs w:val="20"/>
              </w:rPr>
            </w:pPr>
          </w:p>
        </w:tc>
      </w:tr>
      <w:tr w:rsidR="00872344" w14:paraId="53B4EB87" w14:textId="77777777">
        <w:trPr>
          <w:trHeight w:val="256"/>
        </w:trPr>
        <w:tc>
          <w:tcPr>
            <w:tcW w:w="2782" w:type="dxa"/>
            <w:vAlign w:val="bottom"/>
          </w:tcPr>
          <w:p w14:paraId="20DEC430" w14:textId="77777777" w:rsidR="00872344" w:rsidRDefault="00872344">
            <w:pPr>
              <w:jc w:val="center"/>
              <w:rPr>
                <w:sz w:val="20"/>
                <w:szCs w:val="20"/>
              </w:rPr>
            </w:pPr>
          </w:p>
        </w:tc>
        <w:tc>
          <w:tcPr>
            <w:tcW w:w="937" w:type="dxa"/>
            <w:vAlign w:val="bottom"/>
          </w:tcPr>
          <w:p w14:paraId="1D1922BB" w14:textId="77777777" w:rsidR="00872344" w:rsidRDefault="00A02A4C">
            <w:pPr>
              <w:jc w:val="center"/>
              <w:rPr>
                <w:sz w:val="20"/>
                <w:szCs w:val="20"/>
              </w:rPr>
            </w:pPr>
            <w:r>
              <w:rPr>
                <w:sz w:val="20"/>
                <w:szCs w:val="20"/>
              </w:rPr>
              <w:t>0.875</w:t>
            </w:r>
          </w:p>
        </w:tc>
        <w:tc>
          <w:tcPr>
            <w:tcW w:w="1094" w:type="dxa"/>
            <w:vAlign w:val="bottom"/>
          </w:tcPr>
          <w:p w14:paraId="685629BC" w14:textId="77777777" w:rsidR="00872344" w:rsidRDefault="00A02A4C">
            <w:pPr>
              <w:jc w:val="center"/>
              <w:rPr>
                <w:sz w:val="20"/>
                <w:szCs w:val="20"/>
              </w:rPr>
            </w:pPr>
            <w:r>
              <w:rPr>
                <w:sz w:val="20"/>
                <w:szCs w:val="20"/>
              </w:rPr>
              <w:t>0.096</w:t>
            </w:r>
          </w:p>
        </w:tc>
        <w:tc>
          <w:tcPr>
            <w:tcW w:w="1109" w:type="dxa"/>
            <w:vAlign w:val="bottom"/>
          </w:tcPr>
          <w:p w14:paraId="4C8C0E47" w14:textId="77777777" w:rsidR="00872344" w:rsidRDefault="00872344">
            <w:pPr>
              <w:jc w:val="center"/>
              <w:rPr>
                <w:sz w:val="20"/>
                <w:szCs w:val="20"/>
              </w:rPr>
            </w:pPr>
          </w:p>
        </w:tc>
        <w:tc>
          <w:tcPr>
            <w:tcW w:w="1169" w:type="dxa"/>
            <w:vAlign w:val="bottom"/>
          </w:tcPr>
          <w:p w14:paraId="340C92BC" w14:textId="77777777" w:rsidR="00872344" w:rsidRDefault="00872344">
            <w:pPr>
              <w:jc w:val="center"/>
              <w:rPr>
                <w:sz w:val="20"/>
                <w:szCs w:val="20"/>
              </w:rPr>
            </w:pPr>
          </w:p>
        </w:tc>
        <w:tc>
          <w:tcPr>
            <w:tcW w:w="718" w:type="dxa"/>
            <w:vAlign w:val="bottom"/>
          </w:tcPr>
          <w:p w14:paraId="61660113" w14:textId="77777777" w:rsidR="00872344" w:rsidRDefault="00872344">
            <w:pPr>
              <w:jc w:val="center"/>
              <w:rPr>
                <w:sz w:val="20"/>
                <w:szCs w:val="20"/>
              </w:rPr>
            </w:pPr>
          </w:p>
        </w:tc>
        <w:tc>
          <w:tcPr>
            <w:tcW w:w="1169" w:type="dxa"/>
            <w:vAlign w:val="bottom"/>
          </w:tcPr>
          <w:p w14:paraId="21441A62" w14:textId="77777777" w:rsidR="00872344" w:rsidRDefault="00872344">
            <w:pPr>
              <w:jc w:val="right"/>
              <w:rPr>
                <w:sz w:val="20"/>
                <w:szCs w:val="20"/>
              </w:rPr>
            </w:pPr>
          </w:p>
        </w:tc>
        <w:tc>
          <w:tcPr>
            <w:tcW w:w="994" w:type="dxa"/>
            <w:vAlign w:val="bottom"/>
          </w:tcPr>
          <w:p w14:paraId="4CB4EB55" w14:textId="77777777" w:rsidR="00872344" w:rsidRDefault="00872344">
            <w:pPr>
              <w:jc w:val="right"/>
              <w:rPr>
                <w:sz w:val="20"/>
                <w:szCs w:val="20"/>
              </w:rPr>
            </w:pPr>
          </w:p>
        </w:tc>
      </w:tr>
      <w:tr w:rsidR="00872344" w14:paraId="4382EEDE" w14:textId="77777777">
        <w:trPr>
          <w:trHeight w:val="256"/>
        </w:trPr>
        <w:tc>
          <w:tcPr>
            <w:tcW w:w="2782" w:type="dxa"/>
            <w:vAlign w:val="bottom"/>
          </w:tcPr>
          <w:p w14:paraId="5EBC771A" w14:textId="77777777" w:rsidR="00872344" w:rsidRDefault="00872344">
            <w:pPr>
              <w:jc w:val="center"/>
              <w:rPr>
                <w:sz w:val="20"/>
                <w:szCs w:val="20"/>
              </w:rPr>
            </w:pPr>
          </w:p>
        </w:tc>
        <w:tc>
          <w:tcPr>
            <w:tcW w:w="937" w:type="dxa"/>
            <w:vAlign w:val="bottom"/>
          </w:tcPr>
          <w:p w14:paraId="7F321135" w14:textId="77777777" w:rsidR="00872344" w:rsidRDefault="00872344">
            <w:pPr>
              <w:jc w:val="center"/>
              <w:rPr>
                <w:sz w:val="20"/>
                <w:szCs w:val="20"/>
              </w:rPr>
            </w:pPr>
          </w:p>
        </w:tc>
        <w:tc>
          <w:tcPr>
            <w:tcW w:w="1094" w:type="dxa"/>
            <w:vAlign w:val="bottom"/>
          </w:tcPr>
          <w:p w14:paraId="3ECB2C9E" w14:textId="77777777" w:rsidR="00872344" w:rsidRDefault="00872344">
            <w:pPr>
              <w:jc w:val="center"/>
              <w:rPr>
                <w:sz w:val="20"/>
                <w:szCs w:val="20"/>
              </w:rPr>
            </w:pPr>
          </w:p>
        </w:tc>
        <w:tc>
          <w:tcPr>
            <w:tcW w:w="1109" w:type="dxa"/>
            <w:vAlign w:val="bottom"/>
          </w:tcPr>
          <w:p w14:paraId="137B87BC" w14:textId="77777777" w:rsidR="00872344" w:rsidRDefault="00872344">
            <w:pPr>
              <w:jc w:val="center"/>
              <w:rPr>
                <w:sz w:val="20"/>
                <w:szCs w:val="20"/>
              </w:rPr>
            </w:pPr>
          </w:p>
        </w:tc>
        <w:tc>
          <w:tcPr>
            <w:tcW w:w="1169" w:type="dxa"/>
            <w:vAlign w:val="bottom"/>
          </w:tcPr>
          <w:p w14:paraId="05130514" w14:textId="77777777" w:rsidR="00872344" w:rsidRDefault="00872344">
            <w:pPr>
              <w:jc w:val="center"/>
              <w:rPr>
                <w:sz w:val="20"/>
                <w:szCs w:val="20"/>
              </w:rPr>
            </w:pPr>
          </w:p>
        </w:tc>
        <w:tc>
          <w:tcPr>
            <w:tcW w:w="718" w:type="dxa"/>
            <w:vAlign w:val="bottom"/>
          </w:tcPr>
          <w:p w14:paraId="45B67235" w14:textId="77777777" w:rsidR="00872344" w:rsidRDefault="00872344">
            <w:pPr>
              <w:jc w:val="center"/>
              <w:rPr>
                <w:sz w:val="20"/>
                <w:szCs w:val="20"/>
              </w:rPr>
            </w:pPr>
          </w:p>
        </w:tc>
        <w:tc>
          <w:tcPr>
            <w:tcW w:w="1169" w:type="dxa"/>
            <w:vAlign w:val="bottom"/>
          </w:tcPr>
          <w:p w14:paraId="03483FF6" w14:textId="77777777" w:rsidR="00872344" w:rsidRDefault="00872344">
            <w:pPr>
              <w:jc w:val="right"/>
              <w:rPr>
                <w:sz w:val="20"/>
                <w:szCs w:val="20"/>
              </w:rPr>
            </w:pPr>
          </w:p>
        </w:tc>
        <w:tc>
          <w:tcPr>
            <w:tcW w:w="994" w:type="dxa"/>
            <w:vAlign w:val="bottom"/>
          </w:tcPr>
          <w:p w14:paraId="05CA78A4" w14:textId="77777777" w:rsidR="00872344" w:rsidRDefault="00872344">
            <w:pPr>
              <w:jc w:val="right"/>
              <w:rPr>
                <w:sz w:val="20"/>
                <w:szCs w:val="20"/>
              </w:rPr>
            </w:pPr>
          </w:p>
        </w:tc>
      </w:tr>
      <w:tr w:rsidR="00872344" w14:paraId="7C359713" w14:textId="77777777">
        <w:trPr>
          <w:trHeight w:val="256"/>
        </w:trPr>
        <w:tc>
          <w:tcPr>
            <w:tcW w:w="2782" w:type="dxa"/>
            <w:vAlign w:val="bottom"/>
          </w:tcPr>
          <w:p w14:paraId="11128978" w14:textId="77777777" w:rsidR="00872344" w:rsidRDefault="00A02A4C">
            <w:pPr>
              <w:jc w:val="center"/>
              <w:rPr>
                <w:b/>
                <w:bCs/>
                <w:sz w:val="20"/>
                <w:szCs w:val="20"/>
              </w:rPr>
            </w:pPr>
            <w:r>
              <w:rPr>
                <w:b/>
                <w:bCs/>
                <w:sz w:val="20"/>
                <w:szCs w:val="20"/>
              </w:rPr>
              <w:t>Uniformity test</w:t>
            </w:r>
          </w:p>
        </w:tc>
        <w:tc>
          <w:tcPr>
            <w:tcW w:w="937" w:type="dxa"/>
            <w:vAlign w:val="bottom"/>
          </w:tcPr>
          <w:p w14:paraId="0F306816" w14:textId="77777777" w:rsidR="00872344" w:rsidRDefault="00A02A4C">
            <w:pPr>
              <w:jc w:val="center"/>
              <w:rPr>
                <w:sz w:val="20"/>
                <w:szCs w:val="20"/>
              </w:rPr>
            </w:pPr>
            <w:r>
              <w:rPr>
                <w:sz w:val="20"/>
                <w:szCs w:val="20"/>
              </w:rPr>
              <w:t>D</w:t>
            </w:r>
          </w:p>
        </w:tc>
        <w:tc>
          <w:tcPr>
            <w:tcW w:w="1094" w:type="dxa"/>
            <w:vAlign w:val="bottom"/>
          </w:tcPr>
          <w:p w14:paraId="4F15BCE7" w14:textId="77777777" w:rsidR="00872344" w:rsidRDefault="00A02A4C">
            <w:pPr>
              <w:jc w:val="center"/>
              <w:rPr>
                <w:sz w:val="20"/>
                <w:szCs w:val="20"/>
              </w:rPr>
            </w:pPr>
            <w:r>
              <w:rPr>
                <w:sz w:val="20"/>
                <w:szCs w:val="20"/>
              </w:rPr>
              <w:t>p-value</w:t>
            </w:r>
          </w:p>
        </w:tc>
        <w:tc>
          <w:tcPr>
            <w:tcW w:w="1109" w:type="dxa"/>
            <w:vAlign w:val="bottom"/>
          </w:tcPr>
          <w:p w14:paraId="0FFCCA81" w14:textId="77777777" w:rsidR="00872344" w:rsidRDefault="00872344">
            <w:pPr>
              <w:jc w:val="center"/>
              <w:rPr>
                <w:sz w:val="20"/>
                <w:szCs w:val="20"/>
              </w:rPr>
            </w:pPr>
          </w:p>
        </w:tc>
        <w:tc>
          <w:tcPr>
            <w:tcW w:w="1169" w:type="dxa"/>
            <w:vAlign w:val="bottom"/>
          </w:tcPr>
          <w:p w14:paraId="6FF16F82" w14:textId="77777777" w:rsidR="00872344" w:rsidRDefault="00872344">
            <w:pPr>
              <w:jc w:val="center"/>
              <w:rPr>
                <w:sz w:val="20"/>
                <w:szCs w:val="20"/>
              </w:rPr>
            </w:pPr>
          </w:p>
        </w:tc>
        <w:tc>
          <w:tcPr>
            <w:tcW w:w="718" w:type="dxa"/>
            <w:vAlign w:val="bottom"/>
          </w:tcPr>
          <w:p w14:paraId="1C4FB45B" w14:textId="77777777" w:rsidR="00872344" w:rsidRDefault="00872344">
            <w:pPr>
              <w:jc w:val="center"/>
              <w:rPr>
                <w:sz w:val="20"/>
                <w:szCs w:val="20"/>
              </w:rPr>
            </w:pPr>
          </w:p>
        </w:tc>
        <w:tc>
          <w:tcPr>
            <w:tcW w:w="1169" w:type="dxa"/>
            <w:vAlign w:val="bottom"/>
          </w:tcPr>
          <w:p w14:paraId="38C6D0B7" w14:textId="77777777" w:rsidR="00872344" w:rsidRDefault="00872344">
            <w:pPr>
              <w:jc w:val="right"/>
              <w:rPr>
                <w:sz w:val="20"/>
                <w:szCs w:val="20"/>
              </w:rPr>
            </w:pPr>
          </w:p>
        </w:tc>
        <w:tc>
          <w:tcPr>
            <w:tcW w:w="994" w:type="dxa"/>
            <w:vAlign w:val="bottom"/>
          </w:tcPr>
          <w:p w14:paraId="3E41C529" w14:textId="77777777" w:rsidR="00872344" w:rsidRDefault="00872344">
            <w:pPr>
              <w:jc w:val="right"/>
              <w:rPr>
                <w:sz w:val="20"/>
                <w:szCs w:val="20"/>
              </w:rPr>
            </w:pPr>
          </w:p>
        </w:tc>
      </w:tr>
      <w:tr w:rsidR="00872344" w14:paraId="31DB29CE" w14:textId="77777777">
        <w:trPr>
          <w:trHeight w:val="256"/>
        </w:trPr>
        <w:tc>
          <w:tcPr>
            <w:tcW w:w="2782" w:type="dxa"/>
            <w:vAlign w:val="bottom"/>
          </w:tcPr>
          <w:p w14:paraId="2EF1A44C" w14:textId="77777777" w:rsidR="00872344" w:rsidRDefault="00A02A4C">
            <w:pPr>
              <w:rPr>
                <w:sz w:val="20"/>
                <w:szCs w:val="20"/>
              </w:rPr>
            </w:pPr>
            <w:r>
              <w:rPr>
                <w:sz w:val="20"/>
                <w:szCs w:val="20"/>
              </w:rPr>
              <w:t xml:space="preserve">One-sample </w:t>
            </w:r>
            <w:r>
              <w:rPr>
                <w:sz w:val="20"/>
                <w:szCs w:val="20"/>
              </w:rPr>
              <w:t>Komogorov-Smirnov test</w:t>
            </w:r>
          </w:p>
        </w:tc>
        <w:tc>
          <w:tcPr>
            <w:tcW w:w="937" w:type="dxa"/>
            <w:vAlign w:val="bottom"/>
          </w:tcPr>
          <w:p w14:paraId="0738BCC6" w14:textId="77777777" w:rsidR="00872344" w:rsidRDefault="00A02A4C">
            <w:pPr>
              <w:jc w:val="center"/>
              <w:rPr>
                <w:sz w:val="20"/>
                <w:szCs w:val="20"/>
              </w:rPr>
            </w:pPr>
            <w:r>
              <w:rPr>
                <w:sz w:val="20"/>
                <w:szCs w:val="20"/>
              </w:rPr>
              <w:t>0.039</w:t>
            </w:r>
          </w:p>
        </w:tc>
        <w:tc>
          <w:tcPr>
            <w:tcW w:w="1094" w:type="dxa"/>
            <w:vAlign w:val="bottom"/>
          </w:tcPr>
          <w:p w14:paraId="26AE9E25" w14:textId="77777777" w:rsidR="00872344" w:rsidRDefault="00A02A4C">
            <w:pPr>
              <w:jc w:val="center"/>
              <w:rPr>
                <w:sz w:val="20"/>
                <w:szCs w:val="20"/>
              </w:rPr>
            </w:pPr>
            <w:r>
              <w:rPr>
                <w:sz w:val="20"/>
                <w:szCs w:val="20"/>
              </w:rPr>
              <w:t>0.925</w:t>
            </w:r>
          </w:p>
        </w:tc>
        <w:tc>
          <w:tcPr>
            <w:tcW w:w="1109" w:type="dxa"/>
            <w:vAlign w:val="bottom"/>
          </w:tcPr>
          <w:p w14:paraId="13F5BD59" w14:textId="77777777" w:rsidR="00872344" w:rsidRDefault="00872344">
            <w:pPr>
              <w:jc w:val="center"/>
              <w:rPr>
                <w:sz w:val="20"/>
                <w:szCs w:val="20"/>
              </w:rPr>
            </w:pPr>
          </w:p>
        </w:tc>
        <w:tc>
          <w:tcPr>
            <w:tcW w:w="1169" w:type="dxa"/>
            <w:vAlign w:val="bottom"/>
          </w:tcPr>
          <w:p w14:paraId="556DB2E2" w14:textId="77777777" w:rsidR="00872344" w:rsidRDefault="00872344">
            <w:pPr>
              <w:jc w:val="center"/>
              <w:rPr>
                <w:sz w:val="20"/>
                <w:szCs w:val="20"/>
              </w:rPr>
            </w:pPr>
          </w:p>
        </w:tc>
        <w:tc>
          <w:tcPr>
            <w:tcW w:w="718" w:type="dxa"/>
            <w:vAlign w:val="bottom"/>
          </w:tcPr>
          <w:p w14:paraId="6C7460BD" w14:textId="77777777" w:rsidR="00872344" w:rsidRDefault="00872344">
            <w:pPr>
              <w:jc w:val="center"/>
              <w:rPr>
                <w:sz w:val="20"/>
                <w:szCs w:val="20"/>
              </w:rPr>
            </w:pPr>
          </w:p>
        </w:tc>
        <w:tc>
          <w:tcPr>
            <w:tcW w:w="1169" w:type="dxa"/>
            <w:vAlign w:val="bottom"/>
          </w:tcPr>
          <w:p w14:paraId="47B02E4B" w14:textId="77777777" w:rsidR="00872344" w:rsidRDefault="00872344">
            <w:pPr>
              <w:jc w:val="right"/>
              <w:rPr>
                <w:sz w:val="20"/>
                <w:szCs w:val="20"/>
              </w:rPr>
            </w:pPr>
          </w:p>
        </w:tc>
        <w:tc>
          <w:tcPr>
            <w:tcW w:w="994" w:type="dxa"/>
            <w:vAlign w:val="bottom"/>
          </w:tcPr>
          <w:p w14:paraId="4CECC1FF" w14:textId="77777777" w:rsidR="00872344" w:rsidRDefault="00872344">
            <w:pPr>
              <w:jc w:val="right"/>
              <w:rPr>
                <w:sz w:val="20"/>
                <w:szCs w:val="20"/>
              </w:rPr>
            </w:pPr>
          </w:p>
        </w:tc>
      </w:tr>
      <w:tr w:rsidR="00872344" w14:paraId="3F9B6B68" w14:textId="77777777">
        <w:trPr>
          <w:trHeight w:val="256"/>
        </w:trPr>
        <w:tc>
          <w:tcPr>
            <w:tcW w:w="2782" w:type="dxa"/>
            <w:vAlign w:val="bottom"/>
          </w:tcPr>
          <w:p w14:paraId="3FDF9954" w14:textId="77777777" w:rsidR="00872344" w:rsidRDefault="00872344">
            <w:pPr>
              <w:rPr>
                <w:sz w:val="20"/>
                <w:szCs w:val="20"/>
              </w:rPr>
            </w:pPr>
          </w:p>
        </w:tc>
        <w:tc>
          <w:tcPr>
            <w:tcW w:w="937" w:type="dxa"/>
            <w:vAlign w:val="bottom"/>
          </w:tcPr>
          <w:p w14:paraId="000A0F06" w14:textId="77777777" w:rsidR="00872344" w:rsidRDefault="00872344">
            <w:pPr>
              <w:jc w:val="center"/>
              <w:rPr>
                <w:sz w:val="20"/>
                <w:szCs w:val="20"/>
              </w:rPr>
            </w:pPr>
          </w:p>
        </w:tc>
        <w:tc>
          <w:tcPr>
            <w:tcW w:w="1094" w:type="dxa"/>
            <w:vAlign w:val="bottom"/>
          </w:tcPr>
          <w:p w14:paraId="1CEF150D" w14:textId="77777777" w:rsidR="00872344" w:rsidRDefault="00872344">
            <w:pPr>
              <w:jc w:val="center"/>
              <w:rPr>
                <w:sz w:val="20"/>
                <w:szCs w:val="20"/>
              </w:rPr>
            </w:pPr>
          </w:p>
        </w:tc>
        <w:tc>
          <w:tcPr>
            <w:tcW w:w="1109" w:type="dxa"/>
            <w:vAlign w:val="bottom"/>
          </w:tcPr>
          <w:p w14:paraId="1B074C39" w14:textId="77777777" w:rsidR="00872344" w:rsidRDefault="00872344">
            <w:pPr>
              <w:jc w:val="center"/>
              <w:rPr>
                <w:sz w:val="20"/>
                <w:szCs w:val="20"/>
              </w:rPr>
            </w:pPr>
          </w:p>
        </w:tc>
        <w:tc>
          <w:tcPr>
            <w:tcW w:w="1169" w:type="dxa"/>
            <w:vAlign w:val="bottom"/>
          </w:tcPr>
          <w:p w14:paraId="0203E62D" w14:textId="77777777" w:rsidR="00872344" w:rsidRDefault="00872344">
            <w:pPr>
              <w:jc w:val="center"/>
              <w:rPr>
                <w:sz w:val="20"/>
                <w:szCs w:val="20"/>
              </w:rPr>
            </w:pPr>
          </w:p>
        </w:tc>
        <w:tc>
          <w:tcPr>
            <w:tcW w:w="718" w:type="dxa"/>
            <w:vAlign w:val="bottom"/>
          </w:tcPr>
          <w:p w14:paraId="6AA1FA0D" w14:textId="77777777" w:rsidR="00872344" w:rsidRDefault="00872344">
            <w:pPr>
              <w:jc w:val="center"/>
              <w:rPr>
                <w:sz w:val="20"/>
                <w:szCs w:val="20"/>
              </w:rPr>
            </w:pPr>
          </w:p>
        </w:tc>
        <w:tc>
          <w:tcPr>
            <w:tcW w:w="1169" w:type="dxa"/>
            <w:vAlign w:val="bottom"/>
          </w:tcPr>
          <w:p w14:paraId="6302BD48" w14:textId="77777777" w:rsidR="00872344" w:rsidRDefault="00872344">
            <w:pPr>
              <w:jc w:val="right"/>
              <w:rPr>
                <w:sz w:val="20"/>
                <w:szCs w:val="20"/>
              </w:rPr>
            </w:pPr>
          </w:p>
        </w:tc>
        <w:tc>
          <w:tcPr>
            <w:tcW w:w="994" w:type="dxa"/>
            <w:vAlign w:val="bottom"/>
          </w:tcPr>
          <w:p w14:paraId="7B246DF6" w14:textId="77777777" w:rsidR="00872344" w:rsidRDefault="00872344">
            <w:pPr>
              <w:jc w:val="right"/>
              <w:rPr>
                <w:sz w:val="20"/>
                <w:szCs w:val="20"/>
              </w:rPr>
            </w:pPr>
          </w:p>
        </w:tc>
      </w:tr>
      <w:tr w:rsidR="00872344" w14:paraId="418C86A8" w14:textId="77777777">
        <w:trPr>
          <w:trHeight w:val="256"/>
        </w:trPr>
        <w:tc>
          <w:tcPr>
            <w:tcW w:w="2782" w:type="dxa"/>
            <w:vAlign w:val="bottom"/>
          </w:tcPr>
          <w:p w14:paraId="48744421" w14:textId="77777777" w:rsidR="00872344" w:rsidRDefault="00A02A4C">
            <w:pPr>
              <w:jc w:val="center"/>
              <w:rPr>
                <w:b/>
                <w:bCs/>
                <w:sz w:val="20"/>
                <w:szCs w:val="20"/>
              </w:rPr>
            </w:pPr>
            <w:r>
              <w:rPr>
                <w:b/>
                <w:bCs/>
                <w:sz w:val="20"/>
                <w:szCs w:val="20"/>
              </w:rPr>
              <w:t>Leave-one-out cross validation</w:t>
            </w:r>
          </w:p>
        </w:tc>
        <w:tc>
          <w:tcPr>
            <w:tcW w:w="937" w:type="dxa"/>
            <w:vAlign w:val="bottom"/>
          </w:tcPr>
          <w:p w14:paraId="2F668D8A" w14:textId="77777777" w:rsidR="00872344" w:rsidRDefault="00A02A4C">
            <w:pPr>
              <w:jc w:val="center"/>
              <w:rPr>
                <w:sz w:val="20"/>
                <w:szCs w:val="20"/>
              </w:rPr>
            </w:pPr>
            <w:r>
              <w:rPr>
                <w:sz w:val="20"/>
                <w:szCs w:val="20"/>
              </w:rPr>
              <w:t>Estimate</w:t>
            </w:r>
          </w:p>
        </w:tc>
        <w:tc>
          <w:tcPr>
            <w:tcW w:w="1094" w:type="dxa"/>
            <w:vAlign w:val="bottom"/>
          </w:tcPr>
          <w:p w14:paraId="0C50C206" w14:textId="77777777" w:rsidR="00872344" w:rsidRDefault="00A02A4C">
            <w:pPr>
              <w:jc w:val="center"/>
              <w:rPr>
                <w:sz w:val="20"/>
                <w:szCs w:val="20"/>
              </w:rPr>
            </w:pPr>
            <w:r>
              <w:rPr>
                <w:sz w:val="20"/>
                <w:szCs w:val="20"/>
              </w:rPr>
              <w:t>SE</w:t>
            </w:r>
          </w:p>
        </w:tc>
        <w:tc>
          <w:tcPr>
            <w:tcW w:w="1109" w:type="dxa"/>
            <w:vAlign w:val="bottom"/>
          </w:tcPr>
          <w:p w14:paraId="11302052" w14:textId="77777777" w:rsidR="00872344" w:rsidRDefault="00872344">
            <w:pPr>
              <w:jc w:val="center"/>
              <w:rPr>
                <w:sz w:val="20"/>
                <w:szCs w:val="20"/>
              </w:rPr>
            </w:pPr>
          </w:p>
        </w:tc>
        <w:tc>
          <w:tcPr>
            <w:tcW w:w="1169" w:type="dxa"/>
            <w:vAlign w:val="bottom"/>
          </w:tcPr>
          <w:p w14:paraId="7E54AFD8" w14:textId="77777777" w:rsidR="00872344" w:rsidRDefault="00872344">
            <w:pPr>
              <w:jc w:val="center"/>
              <w:rPr>
                <w:sz w:val="20"/>
                <w:szCs w:val="20"/>
              </w:rPr>
            </w:pPr>
          </w:p>
        </w:tc>
        <w:tc>
          <w:tcPr>
            <w:tcW w:w="718" w:type="dxa"/>
            <w:vAlign w:val="bottom"/>
          </w:tcPr>
          <w:p w14:paraId="11EAEB4E" w14:textId="77777777" w:rsidR="00872344" w:rsidRDefault="00872344">
            <w:pPr>
              <w:jc w:val="center"/>
              <w:rPr>
                <w:sz w:val="20"/>
                <w:szCs w:val="20"/>
              </w:rPr>
            </w:pPr>
          </w:p>
        </w:tc>
        <w:tc>
          <w:tcPr>
            <w:tcW w:w="1169" w:type="dxa"/>
            <w:vAlign w:val="bottom"/>
          </w:tcPr>
          <w:p w14:paraId="7C51D04C" w14:textId="77777777" w:rsidR="00872344" w:rsidRDefault="00872344">
            <w:pPr>
              <w:jc w:val="right"/>
              <w:rPr>
                <w:sz w:val="20"/>
                <w:szCs w:val="20"/>
              </w:rPr>
            </w:pPr>
          </w:p>
        </w:tc>
        <w:tc>
          <w:tcPr>
            <w:tcW w:w="994" w:type="dxa"/>
            <w:vAlign w:val="bottom"/>
          </w:tcPr>
          <w:p w14:paraId="69B0DFF4" w14:textId="77777777" w:rsidR="00872344" w:rsidRDefault="00872344">
            <w:pPr>
              <w:jc w:val="right"/>
              <w:rPr>
                <w:sz w:val="20"/>
                <w:szCs w:val="20"/>
              </w:rPr>
            </w:pPr>
          </w:p>
        </w:tc>
      </w:tr>
      <w:tr w:rsidR="00872344" w14:paraId="54B63179" w14:textId="77777777">
        <w:trPr>
          <w:trHeight w:val="256"/>
        </w:trPr>
        <w:tc>
          <w:tcPr>
            <w:tcW w:w="2782" w:type="dxa"/>
            <w:vAlign w:val="bottom"/>
          </w:tcPr>
          <w:p w14:paraId="4716ADE7" w14:textId="77777777" w:rsidR="00872344" w:rsidRDefault="00A02A4C">
            <w:pPr>
              <w:jc w:val="center"/>
              <w:rPr>
                <w:sz w:val="20"/>
                <w:szCs w:val="20"/>
              </w:rPr>
            </w:pPr>
            <w:r>
              <w:rPr>
                <w:sz w:val="20"/>
                <w:szCs w:val="20"/>
              </w:rPr>
              <w:t>Elpd LOO</w:t>
            </w:r>
          </w:p>
        </w:tc>
        <w:tc>
          <w:tcPr>
            <w:tcW w:w="937" w:type="dxa"/>
            <w:vAlign w:val="bottom"/>
          </w:tcPr>
          <w:p w14:paraId="4C1A4CB6" w14:textId="77777777" w:rsidR="00872344" w:rsidRDefault="00A02A4C">
            <w:pPr>
              <w:jc w:val="center"/>
              <w:rPr>
                <w:sz w:val="20"/>
                <w:szCs w:val="20"/>
              </w:rPr>
            </w:pPr>
            <w:r>
              <w:rPr>
                <w:sz w:val="20"/>
                <w:szCs w:val="20"/>
              </w:rPr>
              <w:t>-111.8</w:t>
            </w:r>
          </w:p>
        </w:tc>
        <w:tc>
          <w:tcPr>
            <w:tcW w:w="1094" w:type="dxa"/>
            <w:vAlign w:val="bottom"/>
          </w:tcPr>
          <w:p w14:paraId="27FDBB22" w14:textId="77777777" w:rsidR="00872344" w:rsidRDefault="00A02A4C">
            <w:pPr>
              <w:jc w:val="center"/>
              <w:rPr>
                <w:sz w:val="20"/>
                <w:szCs w:val="20"/>
              </w:rPr>
            </w:pPr>
            <w:r>
              <w:rPr>
                <w:sz w:val="20"/>
                <w:szCs w:val="20"/>
              </w:rPr>
              <w:t>8.8</w:t>
            </w:r>
          </w:p>
        </w:tc>
        <w:tc>
          <w:tcPr>
            <w:tcW w:w="1109" w:type="dxa"/>
            <w:vAlign w:val="bottom"/>
          </w:tcPr>
          <w:p w14:paraId="4C00D919" w14:textId="77777777" w:rsidR="00872344" w:rsidRDefault="00872344">
            <w:pPr>
              <w:jc w:val="center"/>
              <w:rPr>
                <w:sz w:val="20"/>
                <w:szCs w:val="20"/>
              </w:rPr>
            </w:pPr>
          </w:p>
        </w:tc>
        <w:tc>
          <w:tcPr>
            <w:tcW w:w="1169" w:type="dxa"/>
            <w:vAlign w:val="bottom"/>
          </w:tcPr>
          <w:p w14:paraId="57957470" w14:textId="77777777" w:rsidR="00872344" w:rsidRDefault="00872344">
            <w:pPr>
              <w:jc w:val="center"/>
              <w:rPr>
                <w:sz w:val="20"/>
                <w:szCs w:val="20"/>
              </w:rPr>
            </w:pPr>
          </w:p>
        </w:tc>
        <w:tc>
          <w:tcPr>
            <w:tcW w:w="718" w:type="dxa"/>
            <w:vAlign w:val="bottom"/>
          </w:tcPr>
          <w:p w14:paraId="1BA0DD28" w14:textId="77777777" w:rsidR="00872344" w:rsidRDefault="00872344">
            <w:pPr>
              <w:jc w:val="center"/>
              <w:rPr>
                <w:sz w:val="20"/>
                <w:szCs w:val="20"/>
              </w:rPr>
            </w:pPr>
          </w:p>
        </w:tc>
        <w:tc>
          <w:tcPr>
            <w:tcW w:w="1169" w:type="dxa"/>
            <w:vAlign w:val="bottom"/>
          </w:tcPr>
          <w:p w14:paraId="055113AA" w14:textId="77777777" w:rsidR="00872344" w:rsidRDefault="00872344">
            <w:pPr>
              <w:jc w:val="right"/>
              <w:rPr>
                <w:sz w:val="20"/>
                <w:szCs w:val="20"/>
              </w:rPr>
            </w:pPr>
          </w:p>
        </w:tc>
        <w:tc>
          <w:tcPr>
            <w:tcW w:w="994" w:type="dxa"/>
            <w:vAlign w:val="bottom"/>
          </w:tcPr>
          <w:p w14:paraId="126C02DA" w14:textId="77777777" w:rsidR="00872344" w:rsidRDefault="00872344">
            <w:pPr>
              <w:jc w:val="right"/>
              <w:rPr>
                <w:sz w:val="20"/>
                <w:szCs w:val="20"/>
              </w:rPr>
            </w:pPr>
          </w:p>
        </w:tc>
      </w:tr>
      <w:tr w:rsidR="00872344" w14:paraId="6346C1F7" w14:textId="77777777">
        <w:trPr>
          <w:trHeight w:val="256"/>
        </w:trPr>
        <w:tc>
          <w:tcPr>
            <w:tcW w:w="2782" w:type="dxa"/>
            <w:vAlign w:val="bottom"/>
          </w:tcPr>
          <w:p w14:paraId="6C94C559" w14:textId="77777777" w:rsidR="00872344" w:rsidRDefault="00A02A4C">
            <w:pPr>
              <w:jc w:val="center"/>
              <w:rPr>
                <w:sz w:val="20"/>
                <w:szCs w:val="20"/>
              </w:rPr>
            </w:pPr>
            <w:r>
              <w:rPr>
                <w:sz w:val="20"/>
                <w:szCs w:val="20"/>
              </w:rPr>
              <w:t>P LOO</w:t>
            </w:r>
          </w:p>
        </w:tc>
        <w:tc>
          <w:tcPr>
            <w:tcW w:w="937" w:type="dxa"/>
            <w:vAlign w:val="bottom"/>
          </w:tcPr>
          <w:p w14:paraId="2263D1BB" w14:textId="77777777" w:rsidR="00872344" w:rsidRDefault="00A02A4C">
            <w:pPr>
              <w:jc w:val="center"/>
              <w:rPr>
                <w:sz w:val="20"/>
                <w:szCs w:val="20"/>
              </w:rPr>
            </w:pPr>
            <w:r>
              <w:rPr>
                <w:sz w:val="20"/>
                <w:szCs w:val="20"/>
              </w:rPr>
              <w:t>30.4</w:t>
            </w:r>
          </w:p>
        </w:tc>
        <w:tc>
          <w:tcPr>
            <w:tcW w:w="1094" w:type="dxa"/>
            <w:vAlign w:val="bottom"/>
          </w:tcPr>
          <w:p w14:paraId="6A71CA13" w14:textId="77777777" w:rsidR="00872344" w:rsidRDefault="00A02A4C">
            <w:pPr>
              <w:jc w:val="center"/>
              <w:rPr>
                <w:sz w:val="20"/>
                <w:szCs w:val="20"/>
              </w:rPr>
            </w:pPr>
            <w:r>
              <w:rPr>
                <w:sz w:val="20"/>
                <w:szCs w:val="20"/>
              </w:rPr>
              <w:t>3.0</w:t>
            </w:r>
          </w:p>
        </w:tc>
        <w:tc>
          <w:tcPr>
            <w:tcW w:w="1109" w:type="dxa"/>
            <w:vAlign w:val="bottom"/>
          </w:tcPr>
          <w:p w14:paraId="2A621E42" w14:textId="77777777" w:rsidR="00872344" w:rsidRDefault="00872344">
            <w:pPr>
              <w:jc w:val="center"/>
              <w:rPr>
                <w:sz w:val="20"/>
                <w:szCs w:val="20"/>
              </w:rPr>
            </w:pPr>
          </w:p>
        </w:tc>
        <w:tc>
          <w:tcPr>
            <w:tcW w:w="1169" w:type="dxa"/>
            <w:vAlign w:val="bottom"/>
          </w:tcPr>
          <w:p w14:paraId="112F9E46" w14:textId="77777777" w:rsidR="00872344" w:rsidRDefault="00872344">
            <w:pPr>
              <w:jc w:val="center"/>
              <w:rPr>
                <w:sz w:val="20"/>
                <w:szCs w:val="20"/>
              </w:rPr>
            </w:pPr>
          </w:p>
        </w:tc>
        <w:tc>
          <w:tcPr>
            <w:tcW w:w="718" w:type="dxa"/>
            <w:vAlign w:val="bottom"/>
          </w:tcPr>
          <w:p w14:paraId="6AD7A42A" w14:textId="77777777" w:rsidR="00872344" w:rsidRDefault="00872344">
            <w:pPr>
              <w:jc w:val="center"/>
              <w:rPr>
                <w:sz w:val="20"/>
                <w:szCs w:val="20"/>
              </w:rPr>
            </w:pPr>
          </w:p>
        </w:tc>
        <w:tc>
          <w:tcPr>
            <w:tcW w:w="1169" w:type="dxa"/>
            <w:vAlign w:val="bottom"/>
          </w:tcPr>
          <w:p w14:paraId="6DC1DD0F" w14:textId="77777777" w:rsidR="00872344" w:rsidRDefault="00872344">
            <w:pPr>
              <w:jc w:val="right"/>
              <w:rPr>
                <w:sz w:val="20"/>
                <w:szCs w:val="20"/>
              </w:rPr>
            </w:pPr>
          </w:p>
        </w:tc>
        <w:tc>
          <w:tcPr>
            <w:tcW w:w="994" w:type="dxa"/>
            <w:vAlign w:val="bottom"/>
          </w:tcPr>
          <w:p w14:paraId="414A87C1" w14:textId="77777777" w:rsidR="00872344" w:rsidRDefault="00872344">
            <w:pPr>
              <w:jc w:val="right"/>
              <w:rPr>
                <w:sz w:val="20"/>
                <w:szCs w:val="20"/>
              </w:rPr>
            </w:pPr>
          </w:p>
        </w:tc>
      </w:tr>
      <w:tr w:rsidR="00872344" w14:paraId="3C201D24" w14:textId="77777777">
        <w:trPr>
          <w:trHeight w:val="256"/>
        </w:trPr>
        <w:tc>
          <w:tcPr>
            <w:tcW w:w="2782" w:type="dxa"/>
            <w:vAlign w:val="bottom"/>
          </w:tcPr>
          <w:p w14:paraId="2C8C0C2E" w14:textId="77777777" w:rsidR="00872344" w:rsidRDefault="00A02A4C">
            <w:pPr>
              <w:jc w:val="center"/>
              <w:rPr>
                <w:sz w:val="20"/>
                <w:szCs w:val="20"/>
              </w:rPr>
            </w:pPr>
            <w:r>
              <w:rPr>
                <w:sz w:val="20"/>
                <w:szCs w:val="20"/>
              </w:rPr>
              <w:t>LOOIC</w:t>
            </w:r>
          </w:p>
        </w:tc>
        <w:tc>
          <w:tcPr>
            <w:tcW w:w="937" w:type="dxa"/>
            <w:vAlign w:val="bottom"/>
          </w:tcPr>
          <w:p w14:paraId="13BC0653" w14:textId="77777777" w:rsidR="00872344" w:rsidRDefault="00A02A4C">
            <w:pPr>
              <w:jc w:val="center"/>
              <w:rPr>
                <w:sz w:val="20"/>
                <w:szCs w:val="20"/>
              </w:rPr>
            </w:pPr>
            <w:r>
              <w:rPr>
                <w:sz w:val="20"/>
                <w:szCs w:val="20"/>
              </w:rPr>
              <w:t>223.5</w:t>
            </w:r>
          </w:p>
        </w:tc>
        <w:tc>
          <w:tcPr>
            <w:tcW w:w="1094" w:type="dxa"/>
            <w:vAlign w:val="bottom"/>
          </w:tcPr>
          <w:p w14:paraId="2F4B47D0" w14:textId="77777777" w:rsidR="00872344" w:rsidRDefault="00A02A4C">
            <w:pPr>
              <w:jc w:val="center"/>
              <w:rPr>
                <w:sz w:val="20"/>
                <w:szCs w:val="20"/>
              </w:rPr>
            </w:pPr>
            <w:r>
              <w:rPr>
                <w:sz w:val="20"/>
                <w:szCs w:val="20"/>
              </w:rPr>
              <w:t>17.5</w:t>
            </w:r>
          </w:p>
        </w:tc>
        <w:tc>
          <w:tcPr>
            <w:tcW w:w="1109" w:type="dxa"/>
            <w:vAlign w:val="bottom"/>
          </w:tcPr>
          <w:p w14:paraId="760ED019" w14:textId="77777777" w:rsidR="00872344" w:rsidRDefault="00872344">
            <w:pPr>
              <w:jc w:val="center"/>
              <w:rPr>
                <w:sz w:val="20"/>
                <w:szCs w:val="20"/>
              </w:rPr>
            </w:pPr>
          </w:p>
        </w:tc>
        <w:tc>
          <w:tcPr>
            <w:tcW w:w="1169" w:type="dxa"/>
            <w:vAlign w:val="bottom"/>
          </w:tcPr>
          <w:p w14:paraId="3152519C" w14:textId="77777777" w:rsidR="00872344" w:rsidRDefault="00872344">
            <w:pPr>
              <w:jc w:val="center"/>
              <w:rPr>
                <w:sz w:val="20"/>
                <w:szCs w:val="20"/>
              </w:rPr>
            </w:pPr>
          </w:p>
        </w:tc>
        <w:tc>
          <w:tcPr>
            <w:tcW w:w="718" w:type="dxa"/>
            <w:vAlign w:val="bottom"/>
          </w:tcPr>
          <w:p w14:paraId="3E119155" w14:textId="77777777" w:rsidR="00872344" w:rsidRDefault="00872344">
            <w:pPr>
              <w:jc w:val="center"/>
              <w:rPr>
                <w:sz w:val="20"/>
                <w:szCs w:val="20"/>
              </w:rPr>
            </w:pPr>
          </w:p>
        </w:tc>
        <w:tc>
          <w:tcPr>
            <w:tcW w:w="1169" w:type="dxa"/>
            <w:vAlign w:val="bottom"/>
          </w:tcPr>
          <w:p w14:paraId="4301448B" w14:textId="77777777" w:rsidR="00872344" w:rsidRDefault="00872344">
            <w:pPr>
              <w:jc w:val="right"/>
              <w:rPr>
                <w:sz w:val="20"/>
                <w:szCs w:val="20"/>
              </w:rPr>
            </w:pPr>
          </w:p>
        </w:tc>
        <w:tc>
          <w:tcPr>
            <w:tcW w:w="994" w:type="dxa"/>
            <w:vAlign w:val="bottom"/>
          </w:tcPr>
          <w:p w14:paraId="22AF5A18" w14:textId="77777777" w:rsidR="00872344" w:rsidRDefault="00872344">
            <w:pPr>
              <w:jc w:val="right"/>
              <w:rPr>
                <w:sz w:val="20"/>
                <w:szCs w:val="20"/>
              </w:rPr>
            </w:pPr>
          </w:p>
        </w:tc>
      </w:tr>
      <w:tr w:rsidR="00872344" w14:paraId="15EA1A71" w14:textId="77777777">
        <w:trPr>
          <w:trHeight w:val="256"/>
        </w:trPr>
        <w:tc>
          <w:tcPr>
            <w:tcW w:w="2782" w:type="dxa"/>
            <w:vAlign w:val="bottom"/>
          </w:tcPr>
          <w:p w14:paraId="370AC06D" w14:textId="77777777" w:rsidR="00872344" w:rsidRDefault="00A02A4C">
            <w:pPr>
              <w:jc w:val="center"/>
              <w:rPr>
                <w:sz w:val="20"/>
                <w:szCs w:val="20"/>
              </w:rPr>
            </w:pPr>
            <w:r>
              <w:rPr>
                <w:sz w:val="20"/>
                <w:szCs w:val="20"/>
              </w:rPr>
              <w:t>Pareto K</w:t>
            </w:r>
          </w:p>
        </w:tc>
        <w:tc>
          <w:tcPr>
            <w:tcW w:w="937" w:type="dxa"/>
            <w:vAlign w:val="bottom"/>
          </w:tcPr>
          <w:p w14:paraId="3284E0FA" w14:textId="77777777" w:rsidR="00872344" w:rsidRDefault="00A02A4C">
            <w:pPr>
              <w:jc w:val="center"/>
              <w:rPr>
                <w:sz w:val="20"/>
                <w:szCs w:val="20"/>
              </w:rPr>
            </w:pPr>
            <w:r>
              <w:rPr>
                <w:sz w:val="20"/>
                <w:szCs w:val="20"/>
              </w:rPr>
              <w:t>99% &lt; 0.5</w:t>
            </w:r>
          </w:p>
        </w:tc>
        <w:tc>
          <w:tcPr>
            <w:tcW w:w="1094" w:type="dxa"/>
            <w:vAlign w:val="bottom"/>
          </w:tcPr>
          <w:p w14:paraId="2EB7A652" w14:textId="77777777" w:rsidR="00872344" w:rsidRDefault="00872344">
            <w:pPr>
              <w:jc w:val="center"/>
              <w:rPr>
                <w:sz w:val="20"/>
                <w:szCs w:val="20"/>
              </w:rPr>
            </w:pPr>
          </w:p>
        </w:tc>
        <w:tc>
          <w:tcPr>
            <w:tcW w:w="1109" w:type="dxa"/>
            <w:vAlign w:val="bottom"/>
          </w:tcPr>
          <w:p w14:paraId="567466EA" w14:textId="77777777" w:rsidR="00872344" w:rsidRDefault="00872344">
            <w:pPr>
              <w:jc w:val="center"/>
              <w:rPr>
                <w:sz w:val="20"/>
                <w:szCs w:val="20"/>
              </w:rPr>
            </w:pPr>
          </w:p>
        </w:tc>
        <w:tc>
          <w:tcPr>
            <w:tcW w:w="1169" w:type="dxa"/>
            <w:vAlign w:val="bottom"/>
          </w:tcPr>
          <w:p w14:paraId="4A9CF1A7" w14:textId="77777777" w:rsidR="00872344" w:rsidRDefault="00872344">
            <w:pPr>
              <w:jc w:val="center"/>
              <w:rPr>
                <w:sz w:val="20"/>
                <w:szCs w:val="20"/>
              </w:rPr>
            </w:pPr>
          </w:p>
        </w:tc>
        <w:tc>
          <w:tcPr>
            <w:tcW w:w="718" w:type="dxa"/>
            <w:vAlign w:val="bottom"/>
          </w:tcPr>
          <w:p w14:paraId="01EF7AEC" w14:textId="77777777" w:rsidR="00872344" w:rsidRDefault="00872344">
            <w:pPr>
              <w:jc w:val="center"/>
              <w:rPr>
                <w:sz w:val="20"/>
                <w:szCs w:val="20"/>
              </w:rPr>
            </w:pPr>
          </w:p>
        </w:tc>
        <w:tc>
          <w:tcPr>
            <w:tcW w:w="1169" w:type="dxa"/>
            <w:vAlign w:val="bottom"/>
          </w:tcPr>
          <w:p w14:paraId="5B4B6EBF" w14:textId="77777777" w:rsidR="00872344" w:rsidRDefault="00872344">
            <w:pPr>
              <w:jc w:val="right"/>
              <w:rPr>
                <w:sz w:val="20"/>
                <w:szCs w:val="20"/>
              </w:rPr>
            </w:pPr>
          </w:p>
        </w:tc>
        <w:tc>
          <w:tcPr>
            <w:tcW w:w="994" w:type="dxa"/>
            <w:vAlign w:val="bottom"/>
          </w:tcPr>
          <w:p w14:paraId="77E48C5F" w14:textId="77777777" w:rsidR="00872344" w:rsidRDefault="00872344">
            <w:pPr>
              <w:jc w:val="right"/>
              <w:rPr>
                <w:sz w:val="20"/>
                <w:szCs w:val="20"/>
              </w:rPr>
            </w:pPr>
          </w:p>
        </w:tc>
      </w:tr>
    </w:tbl>
    <w:p w14:paraId="51051354" w14:textId="77777777" w:rsidR="00872344" w:rsidRDefault="00872344"/>
    <w:p w14:paraId="4AC352C9" w14:textId="77777777" w:rsidR="00872344" w:rsidRDefault="00A02A4C">
      <w:r>
        <w:br w:type="page"/>
      </w:r>
    </w:p>
    <w:p w14:paraId="424BB79F" w14:textId="77777777" w:rsidR="00872344" w:rsidRDefault="00A02A4C">
      <w:r>
        <w:rPr>
          <w:b/>
          <w:bCs/>
        </w:rPr>
        <w:lastRenderedPageBreak/>
        <w:t xml:space="preserve">Table S3: </w:t>
      </w:r>
      <w:r>
        <w:t>Binary movement probability model summary</w:t>
      </w:r>
    </w:p>
    <w:tbl>
      <w:tblPr>
        <w:tblW w:w="9975" w:type="dxa"/>
        <w:tblLayout w:type="fixed"/>
        <w:tblCellMar>
          <w:left w:w="30" w:type="dxa"/>
          <w:right w:w="30" w:type="dxa"/>
        </w:tblCellMar>
        <w:tblLook w:val="0000" w:firstRow="0" w:lastRow="0" w:firstColumn="0" w:lastColumn="0" w:noHBand="0" w:noVBand="0"/>
      </w:tblPr>
      <w:tblGrid>
        <w:gridCol w:w="2775"/>
        <w:gridCol w:w="1082"/>
        <w:gridCol w:w="956"/>
        <w:gridCol w:w="1109"/>
        <w:gridCol w:w="1169"/>
        <w:gridCol w:w="718"/>
        <w:gridCol w:w="1169"/>
        <w:gridCol w:w="997"/>
      </w:tblGrid>
      <w:tr w:rsidR="00872344" w14:paraId="018E0AF2" w14:textId="77777777">
        <w:trPr>
          <w:trHeight w:val="256"/>
        </w:trPr>
        <w:tc>
          <w:tcPr>
            <w:tcW w:w="2775" w:type="dxa"/>
            <w:vAlign w:val="bottom"/>
          </w:tcPr>
          <w:p w14:paraId="6DD016FD" w14:textId="77777777" w:rsidR="00872344" w:rsidRDefault="00A02A4C">
            <w:pPr>
              <w:jc w:val="center"/>
              <w:rPr>
                <w:b/>
                <w:bCs/>
                <w:sz w:val="20"/>
                <w:szCs w:val="20"/>
              </w:rPr>
            </w:pPr>
            <w:r>
              <w:rPr>
                <w:b/>
                <w:bCs/>
                <w:sz w:val="20"/>
                <w:szCs w:val="20"/>
              </w:rPr>
              <w:t>Fixed effects</w:t>
            </w:r>
          </w:p>
        </w:tc>
        <w:tc>
          <w:tcPr>
            <w:tcW w:w="1082" w:type="dxa"/>
            <w:vAlign w:val="bottom"/>
          </w:tcPr>
          <w:p w14:paraId="630EEC02" w14:textId="77777777" w:rsidR="00872344" w:rsidRDefault="00A02A4C">
            <w:pPr>
              <w:jc w:val="center"/>
              <w:rPr>
                <w:sz w:val="20"/>
                <w:szCs w:val="20"/>
              </w:rPr>
            </w:pPr>
            <w:r>
              <w:rPr>
                <w:sz w:val="20"/>
                <w:szCs w:val="20"/>
              </w:rPr>
              <w:t>Estimate</w:t>
            </w:r>
          </w:p>
        </w:tc>
        <w:tc>
          <w:tcPr>
            <w:tcW w:w="956" w:type="dxa"/>
            <w:vAlign w:val="bottom"/>
          </w:tcPr>
          <w:p w14:paraId="4E80EB8E" w14:textId="77777777" w:rsidR="00872344" w:rsidRDefault="00A02A4C">
            <w:pPr>
              <w:jc w:val="center"/>
              <w:rPr>
                <w:sz w:val="20"/>
                <w:szCs w:val="20"/>
              </w:rPr>
            </w:pPr>
            <w:r>
              <w:rPr>
                <w:sz w:val="20"/>
                <w:szCs w:val="20"/>
              </w:rPr>
              <w:t>SE</w:t>
            </w:r>
          </w:p>
        </w:tc>
        <w:tc>
          <w:tcPr>
            <w:tcW w:w="1109" w:type="dxa"/>
            <w:vAlign w:val="bottom"/>
          </w:tcPr>
          <w:p w14:paraId="42D996D4" w14:textId="77777777" w:rsidR="00872344" w:rsidRDefault="00A02A4C">
            <w:pPr>
              <w:jc w:val="center"/>
              <w:rPr>
                <w:sz w:val="20"/>
                <w:szCs w:val="20"/>
              </w:rPr>
            </w:pPr>
            <w:r>
              <w:rPr>
                <w:sz w:val="20"/>
                <w:szCs w:val="20"/>
              </w:rPr>
              <w:t>Lower 95% CI</w:t>
            </w:r>
          </w:p>
        </w:tc>
        <w:tc>
          <w:tcPr>
            <w:tcW w:w="1169" w:type="dxa"/>
            <w:vAlign w:val="bottom"/>
          </w:tcPr>
          <w:p w14:paraId="307C209A" w14:textId="77777777" w:rsidR="00872344" w:rsidRDefault="00A02A4C">
            <w:pPr>
              <w:jc w:val="center"/>
              <w:rPr>
                <w:sz w:val="20"/>
                <w:szCs w:val="20"/>
              </w:rPr>
            </w:pPr>
            <w:r>
              <w:rPr>
                <w:sz w:val="20"/>
                <w:szCs w:val="20"/>
              </w:rPr>
              <w:t>Upper 95% CI</w:t>
            </w:r>
          </w:p>
        </w:tc>
        <w:tc>
          <w:tcPr>
            <w:tcW w:w="718" w:type="dxa"/>
            <w:vAlign w:val="bottom"/>
          </w:tcPr>
          <w:p w14:paraId="24FB88C4" w14:textId="77777777" w:rsidR="00872344" w:rsidRDefault="00A02A4C">
            <w:pPr>
              <w:jc w:val="center"/>
              <w:rPr>
                <w:sz w:val="20"/>
                <w:szCs w:val="20"/>
              </w:rPr>
            </w:pPr>
            <w:r>
              <w:rPr>
                <w:sz w:val="20"/>
                <w:szCs w:val="20"/>
              </w:rPr>
              <w:t>Ȓ</w:t>
            </w:r>
          </w:p>
        </w:tc>
        <w:tc>
          <w:tcPr>
            <w:tcW w:w="1169" w:type="dxa"/>
            <w:vAlign w:val="bottom"/>
          </w:tcPr>
          <w:p w14:paraId="60BA925B" w14:textId="77777777" w:rsidR="00872344" w:rsidRDefault="00A02A4C">
            <w:pPr>
              <w:jc w:val="center"/>
              <w:rPr>
                <w:sz w:val="20"/>
                <w:szCs w:val="20"/>
              </w:rPr>
            </w:pPr>
            <w:r>
              <w:rPr>
                <w:sz w:val="20"/>
                <w:szCs w:val="20"/>
              </w:rPr>
              <w:t>Bulk ESS</w:t>
            </w:r>
          </w:p>
        </w:tc>
        <w:tc>
          <w:tcPr>
            <w:tcW w:w="997" w:type="dxa"/>
            <w:vAlign w:val="bottom"/>
          </w:tcPr>
          <w:p w14:paraId="708D8E03" w14:textId="77777777" w:rsidR="00872344" w:rsidRDefault="00A02A4C">
            <w:pPr>
              <w:jc w:val="center"/>
              <w:rPr>
                <w:sz w:val="20"/>
                <w:szCs w:val="20"/>
              </w:rPr>
            </w:pPr>
            <w:r>
              <w:rPr>
                <w:sz w:val="20"/>
                <w:szCs w:val="20"/>
              </w:rPr>
              <w:t>Tail ESS</w:t>
            </w:r>
          </w:p>
        </w:tc>
      </w:tr>
      <w:tr w:rsidR="00872344" w14:paraId="1AB65698" w14:textId="77777777">
        <w:trPr>
          <w:trHeight w:val="256"/>
        </w:trPr>
        <w:tc>
          <w:tcPr>
            <w:tcW w:w="2775" w:type="dxa"/>
            <w:vAlign w:val="bottom"/>
          </w:tcPr>
          <w:p w14:paraId="41469126" w14:textId="77777777" w:rsidR="00872344" w:rsidRDefault="00A02A4C">
            <w:pPr>
              <w:rPr>
                <w:sz w:val="20"/>
                <w:szCs w:val="20"/>
              </w:rPr>
            </w:pPr>
            <w:r>
              <w:rPr>
                <w:sz w:val="20"/>
                <w:szCs w:val="20"/>
              </w:rPr>
              <w:t>Intercept</w:t>
            </w:r>
          </w:p>
        </w:tc>
        <w:tc>
          <w:tcPr>
            <w:tcW w:w="1082" w:type="dxa"/>
            <w:vAlign w:val="bottom"/>
          </w:tcPr>
          <w:p w14:paraId="4B3B313A" w14:textId="77777777" w:rsidR="00872344" w:rsidRDefault="00A02A4C">
            <w:pPr>
              <w:jc w:val="center"/>
              <w:rPr>
                <w:sz w:val="20"/>
                <w:szCs w:val="20"/>
              </w:rPr>
            </w:pPr>
            <w:r>
              <w:rPr>
                <w:sz w:val="20"/>
                <w:szCs w:val="20"/>
              </w:rPr>
              <w:t>4.601</w:t>
            </w:r>
          </w:p>
        </w:tc>
        <w:tc>
          <w:tcPr>
            <w:tcW w:w="956" w:type="dxa"/>
            <w:vAlign w:val="bottom"/>
          </w:tcPr>
          <w:p w14:paraId="38DC5BE2" w14:textId="77777777" w:rsidR="00872344" w:rsidRDefault="00A02A4C">
            <w:pPr>
              <w:jc w:val="center"/>
              <w:rPr>
                <w:sz w:val="20"/>
                <w:szCs w:val="20"/>
              </w:rPr>
            </w:pPr>
            <w:r>
              <w:rPr>
                <w:sz w:val="20"/>
                <w:szCs w:val="20"/>
              </w:rPr>
              <w:t>3.194</w:t>
            </w:r>
          </w:p>
        </w:tc>
        <w:tc>
          <w:tcPr>
            <w:tcW w:w="1109" w:type="dxa"/>
            <w:vAlign w:val="bottom"/>
          </w:tcPr>
          <w:p w14:paraId="78BDB075" w14:textId="77777777" w:rsidR="00872344" w:rsidRDefault="00A02A4C">
            <w:pPr>
              <w:jc w:val="center"/>
              <w:rPr>
                <w:sz w:val="20"/>
                <w:szCs w:val="20"/>
              </w:rPr>
            </w:pPr>
            <w:r>
              <w:rPr>
                <w:sz w:val="20"/>
                <w:szCs w:val="20"/>
              </w:rPr>
              <w:t>-1.607</w:t>
            </w:r>
          </w:p>
        </w:tc>
        <w:tc>
          <w:tcPr>
            <w:tcW w:w="1169" w:type="dxa"/>
            <w:vAlign w:val="bottom"/>
          </w:tcPr>
          <w:p w14:paraId="20278406" w14:textId="77777777" w:rsidR="00872344" w:rsidRDefault="00A02A4C">
            <w:pPr>
              <w:jc w:val="center"/>
              <w:rPr>
                <w:sz w:val="20"/>
                <w:szCs w:val="20"/>
              </w:rPr>
            </w:pPr>
            <w:r>
              <w:rPr>
                <w:sz w:val="20"/>
                <w:szCs w:val="20"/>
              </w:rPr>
              <w:t>11.021</w:t>
            </w:r>
          </w:p>
        </w:tc>
        <w:tc>
          <w:tcPr>
            <w:tcW w:w="718" w:type="dxa"/>
            <w:vAlign w:val="bottom"/>
          </w:tcPr>
          <w:p w14:paraId="2700960D" w14:textId="77777777" w:rsidR="00872344" w:rsidRDefault="00A02A4C">
            <w:pPr>
              <w:jc w:val="center"/>
              <w:rPr>
                <w:sz w:val="20"/>
                <w:szCs w:val="20"/>
              </w:rPr>
            </w:pPr>
            <w:r>
              <w:rPr>
                <w:sz w:val="20"/>
                <w:szCs w:val="20"/>
              </w:rPr>
              <w:t>1.000</w:t>
            </w:r>
          </w:p>
        </w:tc>
        <w:tc>
          <w:tcPr>
            <w:tcW w:w="1169" w:type="dxa"/>
            <w:vAlign w:val="bottom"/>
          </w:tcPr>
          <w:p w14:paraId="5C892938" w14:textId="77777777" w:rsidR="00872344" w:rsidRDefault="00A02A4C">
            <w:pPr>
              <w:jc w:val="center"/>
              <w:rPr>
                <w:sz w:val="20"/>
                <w:szCs w:val="20"/>
              </w:rPr>
            </w:pPr>
            <w:r>
              <w:rPr>
                <w:sz w:val="20"/>
                <w:szCs w:val="20"/>
              </w:rPr>
              <w:t>8809</w:t>
            </w:r>
          </w:p>
        </w:tc>
        <w:tc>
          <w:tcPr>
            <w:tcW w:w="997" w:type="dxa"/>
            <w:vAlign w:val="bottom"/>
          </w:tcPr>
          <w:p w14:paraId="14FF218A" w14:textId="77777777" w:rsidR="00872344" w:rsidRDefault="00A02A4C">
            <w:pPr>
              <w:jc w:val="center"/>
              <w:rPr>
                <w:sz w:val="20"/>
                <w:szCs w:val="20"/>
              </w:rPr>
            </w:pPr>
            <w:r>
              <w:rPr>
                <w:sz w:val="20"/>
                <w:szCs w:val="20"/>
              </w:rPr>
              <w:t>11155</w:t>
            </w:r>
          </w:p>
        </w:tc>
      </w:tr>
      <w:tr w:rsidR="00872344" w14:paraId="0E92F2E3" w14:textId="77777777">
        <w:trPr>
          <w:trHeight w:val="256"/>
        </w:trPr>
        <w:tc>
          <w:tcPr>
            <w:tcW w:w="2775" w:type="dxa"/>
            <w:vAlign w:val="bottom"/>
          </w:tcPr>
          <w:p w14:paraId="6024C62E" w14:textId="77777777" w:rsidR="00872344" w:rsidRDefault="00A02A4C">
            <w:pPr>
              <w:rPr>
                <w:sz w:val="20"/>
                <w:szCs w:val="20"/>
              </w:rPr>
            </w:pPr>
            <w:r>
              <w:rPr>
                <w:sz w:val="20"/>
                <w:szCs w:val="20"/>
              </w:rPr>
              <w:t>soundFact1</w:t>
            </w:r>
          </w:p>
        </w:tc>
        <w:tc>
          <w:tcPr>
            <w:tcW w:w="1082" w:type="dxa"/>
            <w:vAlign w:val="bottom"/>
          </w:tcPr>
          <w:p w14:paraId="7DD3BF0E" w14:textId="77777777" w:rsidR="00872344" w:rsidRDefault="00A02A4C">
            <w:pPr>
              <w:jc w:val="center"/>
              <w:rPr>
                <w:sz w:val="20"/>
                <w:szCs w:val="20"/>
              </w:rPr>
            </w:pPr>
            <w:r>
              <w:rPr>
                <w:sz w:val="20"/>
                <w:szCs w:val="20"/>
              </w:rPr>
              <w:t>0.238</w:t>
            </w:r>
          </w:p>
        </w:tc>
        <w:tc>
          <w:tcPr>
            <w:tcW w:w="956" w:type="dxa"/>
            <w:vAlign w:val="bottom"/>
          </w:tcPr>
          <w:p w14:paraId="3F556EF4" w14:textId="77777777" w:rsidR="00872344" w:rsidRDefault="00A02A4C">
            <w:pPr>
              <w:jc w:val="center"/>
              <w:rPr>
                <w:sz w:val="20"/>
                <w:szCs w:val="20"/>
              </w:rPr>
            </w:pPr>
            <w:r>
              <w:rPr>
                <w:sz w:val="20"/>
                <w:szCs w:val="20"/>
              </w:rPr>
              <w:t>0.744</w:t>
            </w:r>
          </w:p>
        </w:tc>
        <w:tc>
          <w:tcPr>
            <w:tcW w:w="1109" w:type="dxa"/>
            <w:vAlign w:val="bottom"/>
          </w:tcPr>
          <w:p w14:paraId="4B8E4BA6" w14:textId="77777777" w:rsidR="00872344" w:rsidRDefault="00A02A4C">
            <w:pPr>
              <w:jc w:val="center"/>
              <w:rPr>
                <w:sz w:val="20"/>
                <w:szCs w:val="20"/>
              </w:rPr>
            </w:pPr>
            <w:r>
              <w:rPr>
                <w:sz w:val="20"/>
                <w:szCs w:val="20"/>
              </w:rPr>
              <w:t>-1.249</w:t>
            </w:r>
          </w:p>
        </w:tc>
        <w:tc>
          <w:tcPr>
            <w:tcW w:w="1169" w:type="dxa"/>
            <w:vAlign w:val="bottom"/>
          </w:tcPr>
          <w:p w14:paraId="2CF9044F" w14:textId="77777777" w:rsidR="00872344" w:rsidRDefault="00A02A4C">
            <w:pPr>
              <w:jc w:val="center"/>
              <w:rPr>
                <w:sz w:val="20"/>
                <w:szCs w:val="20"/>
              </w:rPr>
            </w:pPr>
            <w:r>
              <w:rPr>
                <w:sz w:val="20"/>
                <w:szCs w:val="20"/>
              </w:rPr>
              <w:t>1.687</w:t>
            </w:r>
          </w:p>
        </w:tc>
        <w:tc>
          <w:tcPr>
            <w:tcW w:w="718" w:type="dxa"/>
            <w:vAlign w:val="bottom"/>
          </w:tcPr>
          <w:p w14:paraId="68271ED7" w14:textId="77777777" w:rsidR="00872344" w:rsidRDefault="00A02A4C">
            <w:pPr>
              <w:jc w:val="center"/>
              <w:rPr>
                <w:sz w:val="20"/>
                <w:szCs w:val="20"/>
              </w:rPr>
            </w:pPr>
            <w:r>
              <w:rPr>
                <w:sz w:val="20"/>
                <w:szCs w:val="20"/>
              </w:rPr>
              <w:t>1.000</w:t>
            </w:r>
          </w:p>
        </w:tc>
        <w:tc>
          <w:tcPr>
            <w:tcW w:w="1169" w:type="dxa"/>
            <w:vAlign w:val="bottom"/>
          </w:tcPr>
          <w:p w14:paraId="3FD71DA2" w14:textId="77777777" w:rsidR="00872344" w:rsidRDefault="00A02A4C">
            <w:pPr>
              <w:jc w:val="center"/>
              <w:rPr>
                <w:sz w:val="20"/>
                <w:szCs w:val="20"/>
              </w:rPr>
            </w:pPr>
            <w:r>
              <w:rPr>
                <w:sz w:val="20"/>
                <w:szCs w:val="20"/>
              </w:rPr>
              <w:t>9090</w:t>
            </w:r>
          </w:p>
        </w:tc>
        <w:tc>
          <w:tcPr>
            <w:tcW w:w="997" w:type="dxa"/>
            <w:vAlign w:val="bottom"/>
          </w:tcPr>
          <w:p w14:paraId="3A98AF89" w14:textId="77777777" w:rsidR="00872344" w:rsidRDefault="00A02A4C">
            <w:pPr>
              <w:jc w:val="center"/>
              <w:rPr>
                <w:sz w:val="20"/>
                <w:szCs w:val="20"/>
              </w:rPr>
            </w:pPr>
            <w:r>
              <w:rPr>
                <w:sz w:val="20"/>
                <w:szCs w:val="20"/>
              </w:rPr>
              <w:t>13335</w:t>
            </w:r>
          </w:p>
        </w:tc>
      </w:tr>
      <w:tr w:rsidR="00872344" w14:paraId="081105EB" w14:textId="77777777">
        <w:trPr>
          <w:trHeight w:val="256"/>
        </w:trPr>
        <w:tc>
          <w:tcPr>
            <w:tcW w:w="2775" w:type="dxa"/>
            <w:vAlign w:val="bottom"/>
          </w:tcPr>
          <w:p w14:paraId="367CB952" w14:textId="77777777" w:rsidR="00872344" w:rsidRDefault="00A02A4C">
            <w:pPr>
              <w:rPr>
                <w:sz w:val="20"/>
                <w:szCs w:val="20"/>
              </w:rPr>
            </w:pPr>
            <w:r>
              <w:rPr>
                <w:sz w:val="20"/>
                <w:szCs w:val="20"/>
              </w:rPr>
              <w:t>soundFact2</w:t>
            </w:r>
          </w:p>
        </w:tc>
        <w:tc>
          <w:tcPr>
            <w:tcW w:w="1082" w:type="dxa"/>
            <w:vAlign w:val="bottom"/>
          </w:tcPr>
          <w:p w14:paraId="69DE43DF" w14:textId="77777777" w:rsidR="00872344" w:rsidRDefault="00A02A4C">
            <w:pPr>
              <w:jc w:val="center"/>
              <w:rPr>
                <w:sz w:val="20"/>
                <w:szCs w:val="20"/>
              </w:rPr>
            </w:pPr>
            <w:r>
              <w:rPr>
                <w:sz w:val="20"/>
                <w:szCs w:val="20"/>
              </w:rPr>
              <w:t>0.246</w:t>
            </w:r>
          </w:p>
        </w:tc>
        <w:tc>
          <w:tcPr>
            <w:tcW w:w="956" w:type="dxa"/>
            <w:vAlign w:val="bottom"/>
          </w:tcPr>
          <w:p w14:paraId="0EDEADFD" w14:textId="77777777" w:rsidR="00872344" w:rsidRDefault="00A02A4C">
            <w:pPr>
              <w:jc w:val="center"/>
              <w:rPr>
                <w:sz w:val="20"/>
                <w:szCs w:val="20"/>
              </w:rPr>
            </w:pPr>
            <w:r>
              <w:rPr>
                <w:sz w:val="20"/>
                <w:szCs w:val="20"/>
              </w:rPr>
              <w:t>0.746</w:t>
            </w:r>
          </w:p>
        </w:tc>
        <w:tc>
          <w:tcPr>
            <w:tcW w:w="1109" w:type="dxa"/>
            <w:vAlign w:val="bottom"/>
          </w:tcPr>
          <w:p w14:paraId="0FC56C93" w14:textId="77777777" w:rsidR="00872344" w:rsidRDefault="00A02A4C">
            <w:pPr>
              <w:jc w:val="center"/>
              <w:rPr>
                <w:sz w:val="20"/>
                <w:szCs w:val="20"/>
              </w:rPr>
            </w:pPr>
            <w:r>
              <w:rPr>
                <w:sz w:val="20"/>
                <w:szCs w:val="20"/>
              </w:rPr>
              <w:t>-1.228</w:t>
            </w:r>
          </w:p>
        </w:tc>
        <w:tc>
          <w:tcPr>
            <w:tcW w:w="1169" w:type="dxa"/>
            <w:vAlign w:val="bottom"/>
          </w:tcPr>
          <w:p w14:paraId="23E2F695" w14:textId="77777777" w:rsidR="00872344" w:rsidRDefault="00A02A4C">
            <w:pPr>
              <w:jc w:val="center"/>
              <w:rPr>
                <w:sz w:val="20"/>
                <w:szCs w:val="20"/>
              </w:rPr>
            </w:pPr>
            <w:r>
              <w:rPr>
                <w:sz w:val="20"/>
                <w:szCs w:val="20"/>
              </w:rPr>
              <w:t>1.703</w:t>
            </w:r>
          </w:p>
        </w:tc>
        <w:tc>
          <w:tcPr>
            <w:tcW w:w="718" w:type="dxa"/>
            <w:vAlign w:val="bottom"/>
          </w:tcPr>
          <w:p w14:paraId="551A67ED" w14:textId="77777777" w:rsidR="00872344" w:rsidRDefault="00A02A4C">
            <w:pPr>
              <w:jc w:val="center"/>
              <w:rPr>
                <w:sz w:val="20"/>
                <w:szCs w:val="20"/>
              </w:rPr>
            </w:pPr>
            <w:r>
              <w:rPr>
                <w:sz w:val="20"/>
                <w:szCs w:val="20"/>
              </w:rPr>
              <w:t>1.000</w:t>
            </w:r>
          </w:p>
        </w:tc>
        <w:tc>
          <w:tcPr>
            <w:tcW w:w="1169" w:type="dxa"/>
            <w:vAlign w:val="bottom"/>
          </w:tcPr>
          <w:p w14:paraId="7111D8F8" w14:textId="77777777" w:rsidR="00872344" w:rsidRDefault="00A02A4C">
            <w:pPr>
              <w:jc w:val="center"/>
              <w:rPr>
                <w:sz w:val="20"/>
                <w:szCs w:val="20"/>
              </w:rPr>
            </w:pPr>
            <w:r>
              <w:rPr>
                <w:sz w:val="20"/>
                <w:szCs w:val="20"/>
              </w:rPr>
              <w:t>9534</w:t>
            </w:r>
          </w:p>
        </w:tc>
        <w:tc>
          <w:tcPr>
            <w:tcW w:w="997" w:type="dxa"/>
            <w:vAlign w:val="bottom"/>
          </w:tcPr>
          <w:p w14:paraId="54BD952F" w14:textId="77777777" w:rsidR="00872344" w:rsidRDefault="00A02A4C">
            <w:pPr>
              <w:jc w:val="center"/>
              <w:rPr>
                <w:sz w:val="20"/>
                <w:szCs w:val="20"/>
              </w:rPr>
            </w:pPr>
            <w:r>
              <w:rPr>
                <w:sz w:val="20"/>
                <w:szCs w:val="20"/>
              </w:rPr>
              <w:t>13815</w:t>
            </w:r>
          </w:p>
        </w:tc>
      </w:tr>
      <w:tr w:rsidR="00872344" w14:paraId="047F27F0" w14:textId="77777777">
        <w:trPr>
          <w:trHeight w:val="256"/>
        </w:trPr>
        <w:tc>
          <w:tcPr>
            <w:tcW w:w="2775" w:type="dxa"/>
            <w:vAlign w:val="bottom"/>
          </w:tcPr>
          <w:p w14:paraId="101CB3AF" w14:textId="77777777" w:rsidR="00872344" w:rsidRDefault="00A02A4C">
            <w:pPr>
              <w:rPr>
                <w:sz w:val="20"/>
                <w:szCs w:val="20"/>
              </w:rPr>
            </w:pPr>
            <w:r>
              <w:rPr>
                <w:sz w:val="20"/>
                <w:szCs w:val="20"/>
              </w:rPr>
              <w:t>soundFact3</w:t>
            </w:r>
          </w:p>
        </w:tc>
        <w:tc>
          <w:tcPr>
            <w:tcW w:w="1082" w:type="dxa"/>
            <w:vAlign w:val="bottom"/>
          </w:tcPr>
          <w:p w14:paraId="3825F39A" w14:textId="77777777" w:rsidR="00872344" w:rsidRDefault="00A02A4C">
            <w:pPr>
              <w:jc w:val="center"/>
              <w:rPr>
                <w:sz w:val="20"/>
                <w:szCs w:val="20"/>
              </w:rPr>
            </w:pPr>
            <w:r>
              <w:rPr>
                <w:sz w:val="20"/>
                <w:szCs w:val="20"/>
              </w:rPr>
              <w:t>-0.814</w:t>
            </w:r>
          </w:p>
        </w:tc>
        <w:tc>
          <w:tcPr>
            <w:tcW w:w="956" w:type="dxa"/>
            <w:vAlign w:val="bottom"/>
          </w:tcPr>
          <w:p w14:paraId="22FF292C" w14:textId="77777777" w:rsidR="00872344" w:rsidRDefault="00A02A4C">
            <w:pPr>
              <w:jc w:val="center"/>
              <w:rPr>
                <w:sz w:val="20"/>
                <w:szCs w:val="20"/>
              </w:rPr>
            </w:pPr>
            <w:r>
              <w:rPr>
                <w:sz w:val="20"/>
                <w:szCs w:val="20"/>
              </w:rPr>
              <w:t>0.885</w:t>
            </w:r>
          </w:p>
        </w:tc>
        <w:tc>
          <w:tcPr>
            <w:tcW w:w="1109" w:type="dxa"/>
            <w:vAlign w:val="bottom"/>
          </w:tcPr>
          <w:p w14:paraId="31DB48BD" w14:textId="77777777" w:rsidR="00872344" w:rsidRDefault="00A02A4C">
            <w:pPr>
              <w:jc w:val="center"/>
              <w:rPr>
                <w:sz w:val="20"/>
                <w:szCs w:val="20"/>
              </w:rPr>
            </w:pPr>
            <w:r>
              <w:rPr>
                <w:sz w:val="20"/>
                <w:szCs w:val="20"/>
              </w:rPr>
              <w:t>-2.597</w:t>
            </w:r>
          </w:p>
        </w:tc>
        <w:tc>
          <w:tcPr>
            <w:tcW w:w="1169" w:type="dxa"/>
            <w:vAlign w:val="bottom"/>
          </w:tcPr>
          <w:p w14:paraId="448246A3" w14:textId="77777777" w:rsidR="00872344" w:rsidRDefault="00A02A4C">
            <w:pPr>
              <w:jc w:val="center"/>
              <w:rPr>
                <w:sz w:val="20"/>
                <w:szCs w:val="20"/>
              </w:rPr>
            </w:pPr>
            <w:r>
              <w:rPr>
                <w:sz w:val="20"/>
                <w:szCs w:val="20"/>
              </w:rPr>
              <w:t>0.875</w:t>
            </w:r>
          </w:p>
        </w:tc>
        <w:tc>
          <w:tcPr>
            <w:tcW w:w="718" w:type="dxa"/>
            <w:vAlign w:val="bottom"/>
          </w:tcPr>
          <w:p w14:paraId="54DCBC19" w14:textId="77777777" w:rsidR="00872344" w:rsidRDefault="00A02A4C">
            <w:pPr>
              <w:jc w:val="center"/>
              <w:rPr>
                <w:sz w:val="20"/>
                <w:szCs w:val="20"/>
              </w:rPr>
            </w:pPr>
            <w:r>
              <w:rPr>
                <w:sz w:val="20"/>
                <w:szCs w:val="20"/>
              </w:rPr>
              <w:t>1.001</w:t>
            </w:r>
          </w:p>
        </w:tc>
        <w:tc>
          <w:tcPr>
            <w:tcW w:w="1169" w:type="dxa"/>
            <w:vAlign w:val="bottom"/>
          </w:tcPr>
          <w:p w14:paraId="3328DF9A" w14:textId="77777777" w:rsidR="00872344" w:rsidRDefault="00A02A4C">
            <w:pPr>
              <w:jc w:val="center"/>
              <w:rPr>
                <w:sz w:val="20"/>
                <w:szCs w:val="20"/>
              </w:rPr>
            </w:pPr>
            <w:r>
              <w:rPr>
                <w:sz w:val="20"/>
                <w:szCs w:val="20"/>
              </w:rPr>
              <w:t>9240</w:t>
            </w:r>
          </w:p>
        </w:tc>
        <w:tc>
          <w:tcPr>
            <w:tcW w:w="997" w:type="dxa"/>
            <w:vAlign w:val="bottom"/>
          </w:tcPr>
          <w:p w14:paraId="4216EC97" w14:textId="77777777" w:rsidR="00872344" w:rsidRDefault="00A02A4C">
            <w:pPr>
              <w:jc w:val="center"/>
              <w:rPr>
                <w:sz w:val="20"/>
                <w:szCs w:val="20"/>
              </w:rPr>
            </w:pPr>
            <w:r>
              <w:rPr>
                <w:sz w:val="20"/>
                <w:szCs w:val="20"/>
              </w:rPr>
              <w:t>12237</w:t>
            </w:r>
          </w:p>
        </w:tc>
      </w:tr>
      <w:tr w:rsidR="00872344" w14:paraId="51B75FEF" w14:textId="77777777">
        <w:trPr>
          <w:trHeight w:val="256"/>
        </w:trPr>
        <w:tc>
          <w:tcPr>
            <w:tcW w:w="2775" w:type="dxa"/>
            <w:vAlign w:val="bottom"/>
          </w:tcPr>
          <w:p w14:paraId="1D2BD5D1" w14:textId="77777777" w:rsidR="00872344" w:rsidRDefault="00A02A4C">
            <w:pPr>
              <w:rPr>
                <w:sz w:val="20"/>
                <w:szCs w:val="20"/>
              </w:rPr>
            </w:pPr>
            <w:r>
              <w:rPr>
                <w:sz w:val="20"/>
                <w:szCs w:val="20"/>
              </w:rPr>
              <w:t>genusAspidites</w:t>
            </w:r>
          </w:p>
        </w:tc>
        <w:tc>
          <w:tcPr>
            <w:tcW w:w="1082" w:type="dxa"/>
            <w:vAlign w:val="bottom"/>
          </w:tcPr>
          <w:p w14:paraId="35B66C2C" w14:textId="77777777" w:rsidR="00872344" w:rsidRDefault="00A02A4C">
            <w:pPr>
              <w:jc w:val="center"/>
              <w:rPr>
                <w:sz w:val="20"/>
                <w:szCs w:val="20"/>
              </w:rPr>
            </w:pPr>
            <w:r>
              <w:rPr>
                <w:sz w:val="20"/>
                <w:szCs w:val="20"/>
              </w:rPr>
              <w:t>1.778</w:t>
            </w:r>
          </w:p>
        </w:tc>
        <w:tc>
          <w:tcPr>
            <w:tcW w:w="956" w:type="dxa"/>
            <w:vAlign w:val="bottom"/>
          </w:tcPr>
          <w:p w14:paraId="3260A522" w14:textId="77777777" w:rsidR="00872344" w:rsidRDefault="00A02A4C">
            <w:pPr>
              <w:jc w:val="center"/>
              <w:rPr>
                <w:sz w:val="20"/>
                <w:szCs w:val="20"/>
              </w:rPr>
            </w:pPr>
            <w:r>
              <w:rPr>
                <w:sz w:val="20"/>
                <w:szCs w:val="20"/>
              </w:rPr>
              <w:t>1.683</w:t>
            </w:r>
          </w:p>
        </w:tc>
        <w:tc>
          <w:tcPr>
            <w:tcW w:w="1109" w:type="dxa"/>
            <w:vAlign w:val="bottom"/>
          </w:tcPr>
          <w:p w14:paraId="40ABD854" w14:textId="77777777" w:rsidR="00872344" w:rsidRDefault="00A02A4C">
            <w:pPr>
              <w:jc w:val="center"/>
              <w:rPr>
                <w:sz w:val="20"/>
                <w:szCs w:val="20"/>
              </w:rPr>
            </w:pPr>
            <w:r>
              <w:rPr>
                <w:sz w:val="20"/>
                <w:szCs w:val="20"/>
              </w:rPr>
              <w:t>-1.592</w:t>
            </w:r>
          </w:p>
        </w:tc>
        <w:tc>
          <w:tcPr>
            <w:tcW w:w="1169" w:type="dxa"/>
            <w:vAlign w:val="bottom"/>
          </w:tcPr>
          <w:p w14:paraId="1B96D33A" w14:textId="77777777" w:rsidR="00872344" w:rsidRDefault="00A02A4C">
            <w:pPr>
              <w:jc w:val="center"/>
              <w:rPr>
                <w:sz w:val="20"/>
                <w:szCs w:val="20"/>
              </w:rPr>
            </w:pPr>
            <w:r>
              <w:rPr>
                <w:sz w:val="20"/>
                <w:szCs w:val="20"/>
              </w:rPr>
              <w:t>5.056</w:t>
            </w:r>
          </w:p>
        </w:tc>
        <w:tc>
          <w:tcPr>
            <w:tcW w:w="718" w:type="dxa"/>
            <w:vAlign w:val="bottom"/>
          </w:tcPr>
          <w:p w14:paraId="04322134" w14:textId="77777777" w:rsidR="00872344" w:rsidRDefault="00A02A4C">
            <w:pPr>
              <w:jc w:val="center"/>
              <w:rPr>
                <w:sz w:val="20"/>
                <w:szCs w:val="20"/>
              </w:rPr>
            </w:pPr>
            <w:r>
              <w:rPr>
                <w:sz w:val="20"/>
                <w:szCs w:val="20"/>
              </w:rPr>
              <w:t>1.000</w:t>
            </w:r>
          </w:p>
        </w:tc>
        <w:tc>
          <w:tcPr>
            <w:tcW w:w="1169" w:type="dxa"/>
            <w:vAlign w:val="bottom"/>
          </w:tcPr>
          <w:p w14:paraId="12308629" w14:textId="77777777" w:rsidR="00872344" w:rsidRDefault="00A02A4C">
            <w:pPr>
              <w:jc w:val="center"/>
              <w:rPr>
                <w:sz w:val="20"/>
                <w:szCs w:val="20"/>
              </w:rPr>
            </w:pPr>
            <w:r>
              <w:rPr>
                <w:sz w:val="20"/>
                <w:szCs w:val="20"/>
              </w:rPr>
              <w:t>8280</w:t>
            </w:r>
          </w:p>
        </w:tc>
        <w:tc>
          <w:tcPr>
            <w:tcW w:w="997" w:type="dxa"/>
            <w:vAlign w:val="bottom"/>
          </w:tcPr>
          <w:p w14:paraId="6A978432" w14:textId="77777777" w:rsidR="00872344" w:rsidRDefault="00A02A4C">
            <w:pPr>
              <w:jc w:val="center"/>
              <w:rPr>
                <w:sz w:val="20"/>
                <w:szCs w:val="20"/>
              </w:rPr>
            </w:pPr>
            <w:r>
              <w:rPr>
                <w:sz w:val="20"/>
                <w:szCs w:val="20"/>
              </w:rPr>
              <w:t>11625</w:t>
            </w:r>
          </w:p>
        </w:tc>
      </w:tr>
      <w:tr w:rsidR="00872344" w14:paraId="7C919BC5" w14:textId="77777777">
        <w:trPr>
          <w:trHeight w:val="256"/>
        </w:trPr>
        <w:tc>
          <w:tcPr>
            <w:tcW w:w="2775" w:type="dxa"/>
            <w:vAlign w:val="bottom"/>
          </w:tcPr>
          <w:p w14:paraId="02E831A3" w14:textId="77777777" w:rsidR="00872344" w:rsidRDefault="00A02A4C">
            <w:pPr>
              <w:rPr>
                <w:sz w:val="20"/>
                <w:szCs w:val="20"/>
              </w:rPr>
            </w:pPr>
            <w:r>
              <w:rPr>
                <w:sz w:val="20"/>
                <w:szCs w:val="20"/>
              </w:rPr>
              <w:t>genusHoplocephalus</w:t>
            </w:r>
          </w:p>
        </w:tc>
        <w:tc>
          <w:tcPr>
            <w:tcW w:w="1082" w:type="dxa"/>
            <w:vAlign w:val="bottom"/>
          </w:tcPr>
          <w:p w14:paraId="20C4FD94" w14:textId="77777777" w:rsidR="00872344" w:rsidRDefault="00A02A4C">
            <w:pPr>
              <w:jc w:val="center"/>
              <w:rPr>
                <w:sz w:val="20"/>
                <w:szCs w:val="20"/>
              </w:rPr>
            </w:pPr>
            <w:r>
              <w:rPr>
                <w:sz w:val="20"/>
                <w:szCs w:val="20"/>
              </w:rPr>
              <w:t>2.226</w:t>
            </w:r>
          </w:p>
        </w:tc>
        <w:tc>
          <w:tcPr>
            <w:tcW w:w="956" w:type="dxa"/>
            <w:vAlign w:val="bottom"/>
          </w:tcPr>
          <w:p w14:paraId="4040D58F" w14:textId="77777777" w:rsidR="00872344" w:rsidRDefault="00A02A4C">
            <w:pPr>
              <w:jc w:val="center"/>
              <w:rPr>
                <w:sz w:val="20"/>
                <w:szCs w:val="20"/>
              </w:rPr>
            </w:pPr>
            <w:r>
              <w:rPr>
                <w:sz w:val="20"/>
                <w:szCs w:val="20"/>
              </w:rPr>
              <w:t>1.968</w:t>
            </w:r>
          </w:p>
        </w:tc>
        <w:tc>
          <w:tcPr>
            <w:tcW w:w="1109" w:type="dxa"/>
            <w:vAlign w:val="bottom"/>
          </w:tcPr>
          <w:p w14:paraId="124DA1AC" w14:textId="77777777" w:rsidR="00872344" w:rsidRDefault="00A02A4C">
            <w:pPr>
              <w:jc w:val="center"/>
              <w:rPr>
                <w:sz w:val="20"/>
                <w:szCs w:val="20"/>
              </w:rPr>
            </w:pPr>
            <w:r>
              <w:rPr>
                <w:sz w:val="20"/>
                <w:szCs w:val="20"/>
              </w:rPr>
              <w:t>-1.635</w:t>
            </w:r>
          </w:p>
        </w:tc>
        <w:tc>
          <w:tcPr>
            <w:tcW w:w="1169" w:type="dxa"/>
            <w:vAlign w:val="bottom"/>
          </w:tcPr>
          <w:p w14:paraId="47400B57" w14:textId="77777777" w:rsidR="00872344" w:rsidRDefault="00A02A4C">
            <w:pPr>
              <w:jc w:val="center"/>
              <w:rPr>
                <w:sz w:val="20"/>
                <w:szCs w:val="20"/>
              </w:rPr>
            </w:pPr>
            <w:r>
              <w:rPr>
                <w:sz w:val="20"/>
                <w:szCs w:val="20"/>
              </w:rPr>
              <w:t>6.152</w:t>
            </w:r>
          </w:p>
        </w:tc>
        <w:tc>
          <w:tcPr>
            <w:tcW w:w="718" w:type="dxa"/>
            <w:vAlign w:val="bottom"/>
          </w:tcPr>
          <w:p w14:paraId="7EFFE9DC" w14:textId="77777777" w:rsidR="00872344" w:rsidRDefault="00A02A4C">
            <w:pPr>
              <w:jc w:val="center"/>
              <w:rPr>
                <w:sz w:val="20"/>
                <w:szCs w:val="20"/>
              </w:rPr>
            </w:pPr>
            <w:r>
              <w:rPr>
                <w:sz w:val="20"/>
                <w:szCs w:val="20"/>
              </w:rPr>
              <w:t>1.000</w:t>
            </w:r>
          </w:p>
        </w:tc>
        <w:tc>
          <w:tcPr>
            <w:tcW w:w="1169" w:type="dxa"/>
            <w:vAlign w:val="bottom"/>
          </w:tcPr>
          <w:p w14:paraId="3ABB9449" w14:textId="77777777" w:rsidR="00872344" w:rsidRDefault="00A02A4C">
            <w:pPr>
              <w:jc w:val="center"/>
              <w:rPr>
                <w:sz w:val="20"/>
                <w:szCs w:val="20"/>
              </w:rPr>
            </w:pPr>
            <w:r>
              <w:rPr>
                <w:sz w:val="20"/>
                <w:szCs w:val="20"/>
              </w:rPr>
              <w:t>10480</w:t>
            </w:r>
          </w:p>
        </w:tc>
        <w:tc>
          <w:tcPr>
            <w:tcW w:w="997" w:type="dxa"/>
            <w:vAlign w:val="bottom"/>
          </w:tcPr>
          <w:p w14:paraId="493475A2" w14:textId="77777777" w:rsidR="00872344" w:rsidRDefault="00A02A4C">
            <w:pPr>
              <w:jc w:val="center"/>
              <w:rPr>
                <w:sz w:val="20"/>
                <w:szCs w:val="20"/>
              </w:rPr>
            </w:pPr>
            <w:r>
              <w:rPr>
                <w:sz w:val="20"/>
                <w:szCs w:val="20"/>
              </w:rPr>
              <w:t>13554</w:t>
            </w:r>
          </w:p>
        </w:tc>
      </w:tr>
      <w:tr w:rsidR="00872344" w14:paraId="523303D3" w14:textId="77777777">
        <w:trPr>
          <w:trHeight w:val="256"/>
        </w:trPr>
        <w:tc>
          <w:tcPr>
            <w:tcW w:w="2775" w:type="dxa"/>
            <w:vAlign w:val="bottom"/>
          </w:tcPr>
          <w:p w14:paraId="7911BF30" w14:textId="77777777" w:rsidR="00872344" w:rsidRDefault="00A02A4C">
            <w:pPr>
              <w:rPr>
                <w:sz w:val="20"/>
                <w:szCs w:val="20"/>
              </w:rPr>
            </w:pPr>
            <w:r>
              <w:rPr>
                <w:sz w:val="20"/>
                <w:szCs w:val="20"/>
              </w:rPr>
              <w:t>genusOxyuranus</w:t>
            </w:r>
          </w:p>
        </w:tc>
        <w:tc>
          <w:tcPr>
            <w:tcW w:w="1082" w:type="dxa"/>
            <w:vAlign w:val="bottom"/>
          </w:tcPr>
          <w:p w14:paraId="38E0808F" w14:textId="77777777" w:rsidR="00872344" w:rsidRDefault="00A02A4C">
            <w:pPr>
              <w:jc w:val="center"/>
              <w:rPr>
                <w:sz w:val="20"/>
                <w:szCs w:val="20"/>
              </w:rPr>
            </w:pPr>
            <w:r>
              <w:rPr>
                <w:sz w:val="20"/>
                <w:szCs w:val="20"/>
              </w:rPr>
              <w:t>4.381</w:t>
            </w:r>
          </w:p>
        </w:tc>
        <w:tc>
          <w:tcPr>
            <w:tcW w:w="956" w:type="dxa"/>
            <w:vAlign w:val="bottom"/>
          </w:tcPr>
          <w:p w14:paraId="17B0CBFD" w14:textId="77777777" w:rsidR="00872344" w:rsidRDefault="00A02A4C">
            <w:pPr>
              <w:jc w:val="center"/>
              <w:rPr>
                <w:sz w:val="20"/>
                <w:szCs w:val="20"/>
              </w:rPr>
            </w:pPr>
            <w:r>
              <w:rPr>
                <w:sz w:val="20"/>
                <w:szCs w:val="20"/>
              </w:rPr>
              <w:t>1.552</w:t>
            </w:r>
          </w:p>
        </w:tc>
        <w:tc>
          <w:tcPr>
            <w:tcW w:w="1109" w:type="dxa"/>
            <w:vAlign w:val="bottom"/>
          </w:tcPr>
          <w:p w14:paraId="748E5ACF" w14:textId="77777777" w:rsidR="00872344" w:rsidRDefault="00A02A4C">
            <w:pPr>
              <w:jc w:val="center"/>
              <w:rPr>
                <w:sz w:val="20"/>
                <w:szCs w:val="20"/>
              </w:rPr>
            </w:pPr>
            <w:r>
              <w:rPr>
                <w:sz w:val="20"/>
                <w:szCs w:val="20"/>
              </w:rPr>
              <w:t>1.306</w:t>
            </w:r>
          </w:p>
        </w:tc>
        <w:tc>
          <w:tcPr>
            <w:tcW w:w="1169" w:type="dxa"/>
            <w:vAlign w:val="bottom"/>
          </w:tcPr>
          <w:p w14:paraId="143EB65B" w14:textId="77777777" w:rsidR="00872344" w:rsidRDefault="00A02A4C">
            <w:pPr>
              <w:jc w:val="center"/>
              <w:rPr>
                <w:sz w:val="20"/>
                <w:szCs w:val="20"/>
              </w:rPr>
            </w:pPr>
            <w:r>
              <w:rPr>
                <w:sz w:val="20"/>
                <w:szCs w:val="20"/>
              </w:rPr>
              <w:t>7.470</w:t>
            </w:r>
          </w:p>
        </w:tc>
        <w:tc>
          <w:tcPr>
            <w:tcW w:w="718" w:type="dxa"/>
            <w:vAlign w:val="bottom"/>
          </w:tcPr>
          <w:p w14:paraId="44E67DFA" w14:textId="77777777" w:rsidR="00872344" w:rsidRDefault="00A02A4C">
            <w:pPr>
              <w:jc w:val="center"/>
              <w:rPr>
                <w:sz w:val="20"/>
                <w:szCs w:val="20"/>
              </w:rPr>
            </w:pPr>
            <w:r>
              <w:rPr>
                <w:sz w:val="20"/>
                <w:szCs w:val="20"/>
              </w:rPr>
              <w:t>1.000</w:t>
            </w:r>
          </w:p>
        </w:tc>
        <w:tc>
          <w:tcPr>
            <w:tcW w:w="1169" w:type="dxa"/>
            <w:vAlign w:val="bottom"/>
          </w:tcPr>
          <w:p w14:paraId="597BAD25" w14:textId="77777777" w:rsidR="00872344" w:rsidRDefault="00A02A4C">
            <w:pPr>
              <w:jc w:val="center"/>
              <w:rPr>
                <w:sz w:val="20"/>
                <w:szCs w:val="20"/>
              </w:rPr>
            </w:pPr>
            <w:r>
              <w:rPr>
                <w:sz w:val="20"/>
                <w:szCs w:val="20"/>
              </w:rPr>
              <w:t>7726</w:t>
            </w:r>
          </w:p>
        </w:tc>
        <w:tc>
          <w:tcPr>
            <w:tcW w:w="997" w:type="dxa"/>
            <w:vAlign w:val="bottom"/>
          </w:tcPr>
          <w:p w14:paraId="78AE4FA9" w14:textId="77777777" w:rsidR="00872344" w:rsidRDefault="00A02A4C">
            <w:pPr>
              <w:jc w:val="center"/>
              <w:rPr>
                <w:sz w:val="20"/>
                <w:szCs w:val="20"/>
              </w:rPr>
            </w:pPr>
            <w:r>
              <w:rPr>
                <w:sz w:val="20"/>
                <w:szCs w:val="20"/>
              </w:rPr>
              <w:t>11544</w:t>
            </w:r>
          </w:p>
        </w:tc>
      </w:tr>
      <w:tr w:rsidR="00872344" w14:paraId="6B3BA363" w14:textId="77777777">
        <w:trPr>
          <w:trHeight w:val="256"/>
        </w:trPr>
        <w:tc>
          <w:tcPr>
            <w:tcW w:w="2775" w:type="dxa"/>
            <w:vAlign w:val="bottom"/>
          </w:tcPr>
          <w:p w14:paraId="0A269231" w14:textId="77777777" w:rsidR="00872344" w:rsidRDefault="00A02A4C">
            <w:pPr>
              <w:rPr>
                <w:sz w:val="20"/>
                <w:szCs w:val="20"/>
              </w:rPr>
            </w:pPr>
            <w:r>
              <w:rPr>
                <w:sz w:val="20"/>
                <w:szCs w:val="20"/>
              </w:rPr>
              <w:t>genusPseudonaja</w:t>
            </w:r>
          </w:p>
        </w:tc>
        <w:tc>
          <w:tcPr>
            <w:tcW w:w="1082" w:type="dxa"/>
            <w:vAlign w:val="bottom"/>
          </w:tcPr>
          <w:p w14:paraId="04C321CB" w14:textId="77777777" w:rsidR="00872344" w:rsidRDefault="00A02A4C">
            <w:pPr>
              <w:jc w:val="center"/>
              <w:rPr>
                <w:sz w:val="20"/>
                <w:szCs w:val="20"/>
              </w:rPr>
            </w:pPr>
            <w:r>
              <w:rPr>
                <w:sz w:val="20"/>
                <w:szCs w:val="20"/>
              </w:rPr>
              <w:t>2.965</w:t>
            </w:r>
          </w:p>
        </w:tc>
        <w:tc>
          <w:tcPr>
            <w:tcW w:w="956" w:type="dxa"/>
            <w:vAlign w:val="bottom"/>
          </w:tcPr>
          <w:p w14:paraId="4CF420DE" w14:textId="77777777" w:rsidR="00872344" w:rsidRDefault="00A02A4C">
            <w:pPr>
              <w:jc w:val="center"/>
              <w:rPr>
                <w:sz w:val="20"/>
                <w:szCs w:val="20"/>
              </w:rPr>
            </w:pPr>
            <w:r>
              <w:rPr>
                <w:sz w:val="20"/>
                <w:szCs w:val="20"/>
              </w:rPr>
              <w:t>1.936</w:t>
            </w:r>
          </w:p>
        </w:tc>
        <w:tc>
          <w:tcPr>
            <w:tcW w:w="1109" w:type="dxa"/>
            <w:vAlign w:val="bottom"/>
          </w:tcPr>
          <w:p w14:paraId="4C9DC05C" w14:textId="77777777" w:rsidR="00872344" w:rsidRDefault="00A02A4C">
            <w:pPr>
              <w:jc w:val="center"/>
              <w:rPr>
                <w:sz w:val="20"/>
                <w:szCs w:val="20"/>
              </w:rPr>
            </w:pPr>
            <w:r>
              <w:rPr>
                <w:sz w:val="20"/>
                <w:szCs w:val="20"/>
              </w:rPr>
              <w:t>-1.087</w:t>
            </w:r>
          </w:p>
        </w:tc>
        <w:tc>
          <w:tcPr>
            <w:tcW w:w="1169" w:type="dxa"/>
            <w:vAlign w:val="bottom"/>
          </w:tcPr>
          <w:p w14:paraId="5AE96FD9" w14:textId="77777777" w:rsidR="00872344" w:rsidRDefault="00A02A4C">
            <w:pPr>
              <w:jc w:val="center"/>
              <w:rPr>
                <w:sz w:val="20"/>
                <w:szCs w:val="20"/>
              </w:rPr>
            </w:pPr>
            <w:r>
              <w:rPr>
                <w:sz w:val="20"/>
                <w:szCs w:val="20"/>
              </w:rPr>
              <w:t>6.622</w:t>
            </w:r>
          </w:p>
        </w:tc>
        <w:tc>
          <w:tcPr>
            <w:tcW w:w="718" w:type="dxa"/>
            <w:vAlign w:val="bottom"/>
          </w:tcPr>
          <w:p w14:paraId="4874BD49" w14:textId="77777777" w:rsidR="00872344" w:rsidRDefault="00A02A4C">
            <w:pPr>
              <w:jc w:val="center"/>
              <w:rPr>
                <w:sz w:val="20"/>
                <w:szCs w:val="20"/>
              </w:rPr>
            </w:pPr>
            <w:r>
              <w:rPr>
                <w:sz w:val="20"/>
                <w:szCs w:val="20"/>
              </w:rPr>
              <w:t>1.000</w:t>
            </w:r>
          </w:p>
        </w:tc>
        <w:tc>
          <w:tcPr>
            <w:tcW w:w="1169" w:type="dxa"/>
            <w:vAlign w:val="bottom"/>
          </w:tcPr>
          <w:p w14:paraId="418E711C" w14:textId="77777777" w:rsidR="00872344" w:rsidRDefault="00A02A4C">
            <w:pPr>
              <w:jc w:val="center"/>
              <w:rPr>
                <w:sz w:val="20"/>
                <w:szCs w:val="20"/>
              </w:rPr>
            </w:pPr>
            <w:r>
              <w:rPr>
                <w:sz w:val="20"/>
                <w:szCs w:val="20"/>
              </w:rPr>
              <w:t>7517</w:t>
            </w:r>
          </w:p>
        </w:tc>
        <w:tc>
          <w:tcPr>
            <w:tcW w:w="997" w:type="dxa"/>
            <w:vAlign w:val="bottom"/>
          </w:tcPr>
          <w:p w14:paraId="109625FA" w14:textId="77777777" w:rsidR="00872344" w:rsidRDefault="00A02A4C">
            <w:pPr>
              <w:jc w:val="center"/>
              <w:rPr>
                <w:sz w:val="20"/>
                <w:szCs w:val="20"/>
              </w:rPr>
            </w:pPr>
            <w:r>
              <w:rPr>
                <w:sz w:val="20"/>
                <w:szCs w:val="20"/>
              </w:rPr>
              <w:t>10972</w:t>
            </w:r>
          </w:p>
        </w:tc>
      </w:tr>
      <w:tr w:rsidR="00872344" w14:paraId="40790D8C" w14:textId="77777777">
        <w:trPr>
          <w:trHeight w:val="256"/>
        </w:trPr>
        <w:tc>
          <w:tcPr>
            <w:tcW w:w="2775" w:type="dxa"/>
            <w:vAlign w:val="bottom"/>
          </w:tcPr>
          <w:p w14:paraId="69F7F650" w14:textId="77777777" w:rsidR="00872344" w:rsidRDefault="00A02A4C">
            <w:pPr>
              <w:rPr>
                <w:sz w:val="20"/>
                <w:szCs w:val="20"/>
              </w:rPr>
            </w:pPr>
            <w:r>
              <w:rPr>
                <w:sz w:val="20"/>
                <w:szCs w:val="20"/>
              </w:rPr>
              <w:t>logAge</w:t>
            </w:r>
          </w:p>
        </w:tc>
        <w:tc>
          <w:tcPr>
            <w:tcW w:w="1082" w:type="dxa"/>
            <w:vAlign w:val="bottom"/>
          </w:tcPr>
          <w:p w14:paraId="68B143E3" w14:textId="77777777" w:rsidR="00872344" w:rsidRDefault="00A02A4C">
            <w:pPr>
              <w:jc w:val="center"/>
              <w:rPr>
                <w:sz w:val="20"/>
                <w:szCs w:val="20"/>
              </w:rPr>
            </w:pPr>
            <w:r>
              <w:rPr>
                <w:sz w:val="20"/>
                <w:szCs w:val="20"/>
              </w:rPr>
              <w:t>-3.120</w:t>
            </w:r>
          </w:p>
        </w:tc>
        <w:tc>
          <w:tcPr>
            <w:tcW w:w="956" w:type="dxa"/>
            <w:vAlign w:val="bottom"/>
          </w:tcPr>
          <w:p w14:paraId="738639B9" w14:textId="77777777" w:rsidR="00872344" w:rsidRDefault="00A02A4C">
            <w:pPr>
              <w:jc w:val="center"/>
              <w:rPr>
                <w:sz w:val="20"/>
                <w:szCs w:val="20"/>
              </w:rPr>
            </w:pPr>
            <w:r>
              <w:rPr>
                <w:sz w:val="20"/>
                <w:szCs w:val="20"/>
              </w:rPr>
              <w:t>1.472</w:t>
            </w:r>
          </w:p>
        </w:tc>
        <w:tc>
          <w:tcPr>
            <w:tcW w:w="1109" w:type="dxa"/>
            <w:vAlign w:val="bottom"/>
          </w:tcPr>
          <w:p w14:paraId="7F615B60" w14:textId="77777777" w:rsidR="00872344" w:rsidRDefault="00A02A4C">
            <w:pPr>
              <w:jc w:val="center"/>
              <w:rPr>
                <w:sz w:val="20"/>
                <w:szCs w:val="20"/>
              </w:rPr>
            </w:pPr>
            <w:r>
              <w:rPr>
                <w:sz w:val="20"/>
                <w:szCs w:val="20"/>
              </w:rPr>
              <w:t>-6.060</w:t>
            </w:r>
          </w:p>
        </w:tc>
        <w:tc>
          <w:tcPr>
            <w:tcW w:w="1169" w:type="dxa"/>
            <w:vAlign w:val="bottom"/>
          </w:tcPr>
          <w:p w14:paraId="54FB64BD" w14:textId="77777777" w:rsidR="00872344" w:rsidRDefault="00A02A4C">
            <w:pPr>
              <w:jc w:val="center"/>
              <w:rPr>
                <w:sz w:val="20"/>
                <w:szCs w:val="20"/>
              </w:rPr>
            </w:pPr>
            <w:r>
              <w:rPr>
                <w:sz w:val="20"/>
                <w:szCs w:val="20"/>
              </w:rPr>
              <w:t>-0.222</w:t>
            </w:r>
          </w:p>
        </w:tc>
        <w:tc>
          <w:tcPr>
            <w:tcW w:w="718" w:type="dxa"/>
            <w:vAlign w:val="bottom"/>
          </w:tcPr>
          <w:p w14:paraId="4B549208" w14:textId="77777777" w:rsidR="00872344" w:rsidRDefault="00A02A4C">
            <w:pPr>
              <w:jc w:val="center"/>
              <w:rPr>
                <w:sz w:val="20"/>
                <w:szCs w:val="20"/>
              </w:rPr>
            </w:pPr>
            <w:r>
              <w:rPr>
                <w:sz w:val="20"/>
                <w:szCs w:val="20"/>
              </w:rPr>
              <w:t>1.000</w:t>
            </w:r>
          </w:p>
        </w:tc>
        <w:tc>
          <w:tcPr>
            <w:tcW w:w="1169" w:type="dxa"/>
            <w:vAlign w:val="bottom"/>
          </w:tcPr>
          <w:p w14:paraId="067321EA" w14:textId="77777777" w:rsidR="00872344" w:rsidRDefault="00A02A4C">
            <w:pPr>
              <w:jc w:val="center"/>
              <w:rPr>
                <w:sz w:val="20"/>
                <w:szCs w:val="20"/>
              </w:rPr>
            </w:pPr>
            <w:r>
              <w:rPr>
                <w:sz w:val="20"/>
                <w:szCs w:val="20"/>
              </w:rPr>
              <w:t>9062</w:t>
            </w:r>
          </w:p>
        </w:tc>
        <w:tc>
          <w:tcPr>
            <w:tcW w:w="997" w:type="dxa"/>
            <w:vAlign w:val="bottom"/>
          </w:tcPr>
          <w:p w14:paraId="09E8BBCB" w14:textId="77777777" w:rsidR="00872344" w:rsidRDefault="00A02A4C">
            <w:pPr>
              <w:jc w:val="center"/>
              <w:rPr>
                <w:sz w:val="20"/>
                <w:szCs w:val="20"/>
              </w:rPr>
            </w:pPr>
            <w:r>
              <w:rPr>
                <w:sz w:val="20"/>
                <w:szCs w:val="20"/>
              </w:rPr>
              <w:t>11803</w:t>
            </w:r>
          </w:p>
        </w:tc>
      </w:tr>
      <w:tr w:rsidR="00872344" w14:paraId="4FB2ED3F" w14:textId="77777777">
        <w:trPr>
          <w:trHeight w:val="256"/>
        </w:trPr>
        <w:tc>
          <w:tcPr>
            <w:tcW w:w="2775" w:type="dxa"/>
            <w:vAlign w:val="bottom"/>
          </w:tcPr>
          <w:p w14:paraId="7F09938A" w14:textId="77777777" w:rsidR="00872344" w:rsidRDefault="00A02A4C">
            <w:pPr>
              <w:rPr>
                <w:sz w:val="20"/>
                <w:szCs w:val="20"/>
              </w:rPr>
            </w:pPr>
            <w:r>
              <w:rPr>
                <w:sz w:val="20"/>
                <w:szCs w:val="20"/>
              </w:rPr>
              <w:t>soundFact1:genusAspidites</w:t>
            </w:r>
          </w:p>
        </w:tc>
        <w:tc>
          <w:tcPr>
            <w:tcW w:w="1082" w:type="dxa"/>
            <w:vAlign w:val="bottom"/>
          </w:tcPr>
          <w:p w14:paraId="2D6E139D" w14:textId="77777777" w:rsidR="00872344" w:rsidRDefault="00A02A4C">
            <w:pPr>
              <w:jc w:val="center"/>
              <w:rPr>
                <w:sz w:val="20"/>
                <w:szCs w:val="20"/>
              </w:rPr>
            </w:pPr>
            <w:r>
              <w:rPr>
                <w:sz w:val="20"/>
                <w:szCs w:val="20"/>
              </w:rPr>
              <w:t>2.804</w:t>
            </w:r>
          </w:p>
        </w:tc>
        <w:tc>
          <w:tcPr>
            <w:tcW w:w="956" w:type="dxa"/>
            <w:vAlign w:val="bottom"/>
          </w:tcPr>
          <w:p w14:paraId="72F338E3" w14:textId="77777777" w:rsidR="00872344" w:rsidRDefault="00A02A4C">
            <w:pPr>
              <w:jc w:val="center"/>
              <w:rPr>
                <w:sz w:val="20"/>
                <w:szCs w:val="20"/>
              </w:rPr>
            </w:pPr>
            <w:r>
              <w:rPr>
                <w:sz w:val="20"/>
                <w:szCs w:val="20"/>
              </w:rPr>
              <w:t>1.424</w:t>
            </w:r>
          </w:p>
        </w:tc>
        <w:tc>
          <w:tcPr>
            <w:tcW w:w="1109" w:type="dxa"/>
            <w:vAlign w:val="bottom"/>
          </w:tcPr>
          <w:p w14:paraId="77DA47E9" w14:textId="77777777" w:rsidR="00872344" w:rsidRDefault="00A02A4C">
            <w:pPr>
              <w:jc w:val="center"/>
              <w:rPr>
                <w:sz w:val="20"/>
                <w:szCs w:val="20"/>
              </w:rPr>
            </w:pPr>
            <w:r>
              <w:rPr>
                <w:sz w:val="20"/>
                <w:szCs w:val="20"/>
              </w:rPr>
              <w:t>0.172</w:t>
            </w:r>
          </w:p>
        </w:tc>
        <w:tc>
          <w:tcPr>
            <w:tcW w:w="1169" w:type="dxa"/>
            <w:vAlign w:val="bottom"/>
          </w:tcPr>
          <w:p w14:paraId="0C05A1C5" w14:textId="77777777" w:rsidR="00872344" w:rsidRDefault="00A02A4C">
            <w:pPr>
              <w:jc w:val="center"/>
              <w:rPr>
                <w:sz w:val="20"/>
                <w:szCs w:val="20"/>
              </w:rPr>
            </w:pPr>
            <w:r>
              <w:rPr>
                <w:sz w:val="20"/>
                <w:szCs w:val="20"/>
              </w:rPr>
              <w:t>5.766</w:t>
            </w:r>
          </w:p>
        </w:tc>
        <w:tc>
          <w:tcPr>
            <w:tcW w:w="718" w:type="dxa"/>
            <w:vAlign w:val="bottom"/>
          </w:tcPr>
          <w:p w14:paraId="4F1BBA3D" w14:textId="77777777" w:rsidR="00872344" w:rsidRDefault="00A02A4C">
            <w:pPr>
              <w:jc w:val="center"/>
              <w:rPr>
                <w:sz w:val="20"/>
                <w:szCs w:val="20"/>
              </w:rPr>
            </w:pPr>
            <w:r>
              <w:rPr>
                <w:sz w:val="20"/>
                <w:szCs w:val="20"/>
              </w:rPr>
              <w:t>1.000</w:t>
            </w:r>
          </w:p>
        </w:tc>
        <w:tc>
          <w:tcPr>
            <w:tcW w:w="1169" w:type="dxa"/>
            <w:vAlign w:val="bottom"/>
          </w:tcPr>
          <w:p w14:paraId="75C48E6C" w14:textId="77777777" w:rsidR="00872344" w:rsidRDefault="00A02A4C">
            <w:pPr>
              <w:jc w:val="center"/>
              <w:rPr>
                <w:sz w:val="20"/>
                <w:szCs w:val="20"/>
              </w:rPr>
            </w:pPr>
            <w:r>
              <w:rPr>
                <w:sz w:val="20"/>
                <w:szCs w:val="20"/>
              </w:rPr>
              <w:t>13036</w:t>
            </w:r>
          </w:p>
        </w:tc>
        <w:tc>
          <w:tcPr>
            <w:tcW w:w="997" w:type="dxa"/>
            <w:vAlign w:val="bottom"/>
          </w:tcPr>
          <w:p w14:paraId="1098C464" w14:textId="77777777" w:rsidR="00872344" w:rsidRDefault="00A02A4C">
            <w:pPr>
              <w:jc w:val="center"/>
              <w:rPr>
                <w:sz w:val="20"/>
                <w:szCs w:val="20"/>
              </w:rPr>
            </w:pPr>
            <w:r>
              <w:rPr>
                <w:sz w:val="20"/>
                <w:szCs w:val="20"/>
              </w:rPr>
              <w:t>14100</w:t>
            </w:r>
          </w:p>
        </w:tc>
      </w:tr>
      <w:tr w:rsidR="00872344" w14:paraId="7842843C" w14:textId="77777777">
        <w:trPr>
          <w:trHeight w:val="256"/>
        </w:trPr>
        <w:tc>
          <w:tcPr>
            <w:tcW w:w="2775" w:type="dxa"/>
            <w:vAlign w:val="bottom"/>
          </w:tcPr>
          <w:p w14:paraId="1E445737" w14:textId="77777777" w:rsidR="00872344" w:rsidRDefault="00A02A4C">
            <w:pPr>
              <w:rPr>
                <w:sz w:val="20"/>
                <w:szCs w:val="20"/>
              </w:rPr>
            </w:pPr>
            <w:r>
              <w:rPr>
                <w:sz w:val="20"/>
                <w:szCs w:val="20"/>
              </w:rPr>
              <w:t>soundFact2:genusAspidites</w:t>
            </w:r>
          </w:p>
        </w:tc>
        <w:tc>
          <w:tcPr>
            <w:tcW w:w="1082" w:type="dxa"/>
            <w:vAlign w:val="bottom"/>
          </w:tcPr>
          <w:p w14:paraId="3ED29DD7" w14:textId="77777777" w:rsidR="00872344" w:rsidRDefault="00A02A4C">
            <w:pPr>
              <w:jc w:val="center"/>
              <w:rPr>
                <w:sz w:val="20"/>
                <w:szCs w:val="20"/>
              </w:rPr>
            </w:pPr>
            <w:r>
              <w:rPr>
                <w:sz w:val="20"/>
                <w:szCs w:val="20"/>
              </w:rPr>
              <w:t>2.276</w:t>
            </w:r>
          </w:p>
        </w:tc>
        <w:tc>
          <w:tcPr>
            <w:tcW w:w="956" w:type="dxa"/>
            <w:vAlign w:val="bottom"/>
          </w:tcPr>
          <w:p w14:paraId="30FE182C" w14:textId="77777777" w:rsidR="00872344" w:rsidRDefault="00A02A4C">
            <w:pPr>
              <w:jc w:val="center"/>
              <w:rPr>
                <w:sz w:val="20"/>
                <w:szCs w:val="20"/>
              </w:rPr>
            </w:pPr>
            <w:r>
              <w:rPr>
                <w:sz w:val="20"/>
                <w:szCs w:val="20"/>
              </w:rPr>
              <w:t>1.343</w:t>
            </w:r>
          </w:p>
        </w:tc>
        <w:tc>
          <w:tcPr>
            <w:tcW w:w="1109" w:type="dxa"/>
            <w:vAlign w:val="bottom"/>
          </w:tcPr>
          <w:p w14:paraId="1EF22C60" w14:textId="77777777" w:rsidR="00872344" w:rsidRDefault="00A02A4C">
            <w:pPr>
              <w:jc w:val="center"/>
              <w:rPr>
                <w:sz w:val="20"/>
                <w:szCs w:val="20"/>
              </w:rPr>
            </w:pPr>
            <w:r>
              <w:rPr>
                <w:sz w:val="20"/>
                <w:szCs w:val="20"/>
              </w:rPr>
              <w:t>-0.285</w:t>
            </w:r>
          </w:p>
        </w:tc>
        <w:tc>
          <w:tcPr>
            <w:tcW w:w="1169" w:type="dxa"/>
            <w:vAlign w:val="bottom"/>
          </w:tcPr>
          <w:p w14:paraId="4B9D10ED" w14:textId="77777777" w:rsidR="00872344" w:rsidRDefault="00A02A4C">
            <w:pPr>
              <w:jc w:val="center"/>
              <w:rPr>
                <w:sz w:val="20"/>
                <w:szCs w:val="20"/>
              </w:rPr>
            </w:pPr>
            <w:r>
              <w:rPr>
                <w:sz w:val="20"/>
                <w:szCs w:val="20"/>
              </w:rPr>
              <w:t>4.983</w:t>
            </w:r>
          </w:p>
        </w:tc>
        <w:tc>
          <w:tcPr>
            <w:tcW w:w="718" w:type="dxa"/>
            <w:vAlign w:val="bottom"/>
          </w:tcPr>
          <w:p w14:paraId="639F3AD3" w14:textId="77777777" w:rsidR="00872344" w:rsidRDefault="00A02A4C">
            <w:pPr>
              <w:jc w:val="center"/>
              <w:rPr>
                <w:sz w:val="20"/>
                <w:szCs w:val="20"/>
              </w:rPr>
            </w:pPr>
            <w:r>
              <w:rPr>
                <w:sz w:val="20"/>
                <w:szCs w:val="20"/>
              </w:rPr>
              <w:t>1.000</w:t>
            </w:r>
          </w:p>
        </w:tc>
        <w:tc>
          <w:tcPr>
            <w:tcW w:w="1169" w:type="dxa"/>
            <w:vAlign w:val="bottom"/>
          </w:tcPr>
          <w:p w14:paraId="6EA08B9D" w14:textId="77777777" w:rsidR="00872344" w:rsidRDefault="00A02A4C">
            <w:pPr>
              <w:jc w:val="center"/>
              <w:rPr>
                <w:sz w:val="20"/>
                <w:szCs w:val="20"/>
              </w:rPr>
            </w:pPr>
            <w:r>
              <w:rPr>
                <w:sz w:val="20"/>
                <w:szCs w:val="20"/>
              </w:rPr>
              <w:t>12682</w:t>
            </w:r>
          </w:p>
        </w:tc>
        <w:tc>
          <w:tcPr>
            <w:tcW w:w="997" w:type="dxa"/>
            <w:vAlign w:val="bottom"/>
          </w:tcPr>
          <w:p w14:paraId="2018F382" w14:textId="77777777" w:rsidR="00872344" w:rsidRDefault="00A02A4C">
            <w:pPr>
              <w:jc w:val="center"/>
              <w:rPr>
                <w:sz w:val="20"/>
                <w:szCs w:val="20"/>
              </w:rPr>
            </w:pPr>
            <w:r>
              <w:rPr>
                <w:sz w:val="20"/>
                <w:szCs w:val="20"/>
              </w:rPr>
              <w:t>15313</w:t>
            </w:r>
          </w:p>
        </w:tc>
      </w:tr>
      <w:tr w:rsidR="00872344" w14:paraId="31329E3B" w14:textId="77777777">
        <w:trPr>
          <w:trHeight w:val="256"/>
        </w:trPr>
        <w:tc>
          <w:tcPr>
            <w:tcW w:w="2775" w:type="dxa"/>
            <w:vAlign w:val="bottom"/>
          </w:tcPr>
          <w:p w14:paraId="2AD7F2FA" w14:textId="77777777" w:rsidR="00872344" w:rsidRDefault="00A02A4C">
            <w:pPr>
              <w:rPr>
                <w:sz w:val="20"/>
                <w:szCs w:val="20"/>
              </w:rPr>
            </w:pPr>
            <w:r>
              <w:rPr>
                <w:sz w:val="20"/>
                <w:szCs w:val="20"/>
              </w:rPr>
              <w:t>soundFact3:genusAspidites</w:t>
            </w:r>
          </w:p>
        </w:tc>
        <w:tc>
          <w:tcPr>
            <w:tcW w:w="1082" w:type="dxa"/>
            <w:vAlign w:val="bottom"/>
          </w:tcPr>
          <w:p w14:paraId="399119FE" w14:textId="77777777" w:rsidR="00872344" w:rsidRDefault="00A02A4C">
            <w:pPr>
              <w:jc w:val="center"/>
              <w:rPr>
                <w:sz w:val="20"/>
                <w:szCs w:val="20"/>
              </w:rPr>
            </w:pPr>
            <w:r>
              <w:rPr>
                <w:sz w:val="20"/>
                <w:szCs w:val="20"/>
              </w:rPr>
              <w:t>4.765</w:t>
            </w:r>
          </w:p>
        </w:tc>
        <w:tc>
          <w:tcPr>
            <w:tcW w:w="956" w:type="dxa"/>
            <w:vAlign w:val="bottom"/>
          </w:tcPr>
          <w:p w14:paraId="0E9EEF75" w14:textId="77777777" w:rsidR="00872344" w:rsidRDefault="00A02A4C">
            <w:pPr>
              <w:jc w:val="center"/>
              <w:rPr>
                <w:sz w:val="20"/>
                <w:szCs w:val="20"/>
              </w:rPr>
            </w:pPr>
            <w:r>
              <w:rPr>
                <w:sz w:val="20"/>
                <w:szCs w:val="20"/>
              </w:rPr>
              <w:t>1.673</w:t>
            </w:r>
          </w:p>
        </w:tc>
        <w:tc>
          <w:tcPr>
            <w:tcW w:w="1109" w:type="dxa"/>
            <w:vAlign w:val="bottom"/>
          </w:tcPr>
          <w:p w14:paraId="0255083D" w14:textId="77777777" w:rsidR="00872344" w:rsidRDefault="00A02A4C">
            <w:pPr>
              <w:jc w:val="center"/>
              <w:rPr>
                <w:sz w:val="20"/>
                <w:szCs w:val="20"/>
              </w:rPr>
            </w:pPr>
            <w:r>
              <w:rPr>
                <w:sz w:val="20"/>
                <w:szCs w:val="20"/>
              </w:rPr>
              <w:t>1.681</w:t>
            </w:r>
          </w:p>
        </w:tc>
        <w:tc>
          <w:tcPr>
            <w:tcW w:w="1169" w:type="dxa"/>
            <w:vAlign w:val="bottom"/>
          </w:tcPr>
          <w:p w14:paraId="1329D07F" w14:textId="77777777" w:rsidR="00872344" w:rsidRDefault="00A02A4C">
            <w:pPr>
              <w:jc w:val="center"/>
              <w:rPr>
                <w:sz w:val="20"/>
                <w:szCs w:val="20"/>
              </w:rPr>
            </w:pPr>
            <w:r>
              <w:rPr>
                <w:sz w:val="20"/>
                <w:szCs w:val="20"/>
              </w:rPr>
              <w:t>8.234</w:t>
            </w:r>
          </w:p>
        </w:tc>
        <w:tc>
          <w:tcPr>
            <w:tcW w:w="718" w:type="dxa"/>
            <w:vAlign w:val="bottom"/>
          </w:tcPr>
          <w:p w14:paraId="463064CA" w14:textId="77777777" w:rsidR="00872344" w:rsidRDefault="00A02A4C">
            <w:pPr>
              <w:jc w:val="center"/>
              <w:rPr>
                <w:sz w:val="20"/>
                <w:szCs w:val="20"/>
              </w:rPr>
            </w:pPr>
            <w:r>
              <w:rPr>
                <w:sz w:val="20"/>
                <w:szCs w:val="20"/>
              </w:rPr>
              <w:t>1.000</w:t>
            </w:r>
          </w:p>
        </w:tc>
        <w:tc>
          <w:tcPr>
            <w:tcW w:w="1169" w:type="dxa"/>
            <w:vAlign w:val="bottom"/>
          </w:tcPr>
          <w:p w14:paraId="49978342" w14:textId="77777777" w:rsidR="00872344" w:rsidRDefault="00A02A4C">
            <w:pPr>
              <w:jc w:val="center"/>
              <w:rPr>
                <w:sz w:val="20"/>
                <w:szCs w:val="20"/>
              </w:rPr>
            </w:pPr>
            <w:r>
              <w:rPr>
                <w:sz w:val="20"/>
                <w:szCs w:val="20"/>
              </w:rPr>
              <w:t>13673</w:t>
            </w:r>
          </w:p>
        </w:tc>
        <w:tc>
          <w:tcPr>
            <w:tcW w:w="997" w:type="dxa"/>
            <w:vAlign w:val="bottom"/>
          </w:tcPr>
          <w:p w14:paraId="549347B4" w14:textId="77777777" w:rsidR="00872344" w:rsidRDefault="00A02A4C">
            <w:pPr>
              <w:jc w:val="center"/>
              <w:rPr>
                <w:sz w:val="20"/>
                <w:szCs w:val="20"/>
              </w:rPr>
            </w:pPr>
            <w:r>
              <w:rPr>
                <w:sz w:val="20"/>
                <w:szCs w:val="20"/>
              </w:rPr>
              <w:t>14838</w:t>
            </w:r>
          </w:p>
        </w:tc>
      </w:tr>
      <w:tr w:rsidR="00872344" w14:paraId="58A65FA3" w14:textId="77777777">
        <w:trPr>
          <w:trHeight w:val="256"/>
        </w:trPr>
        <w:tc>
          <w:tcPr>
            <w:tcW w:w="2775" w:type="dxa"/>
            <w:vAlign w:val="bottom"/>
          </w:tcPr>
          <w:p w14:paraId="7DED0F1A" w14:textId="77777777" w:rsidR="00872344" w:rsidRDefault="00A02A4C">
            <w:pPr>
              <w:rPr>
                <w:sz w:val="20"/>
                <w:szCs w:val="20"/>
              </w:rPr>
            </w:pPr>
            <w:r>
              <w:rPr>
                <w:sz w:val="20"/>
                <w:szCs w:val="20"/>
              </w:rPr>
              <w:t>soundFact1:genusHoplocephalus</w:t>
            </w:r>
          </w:p>
        </w:tc>
        <w:tc>
          <w:tcPr>
            <w:tcW w:w="1082" w:type="dxa"/>
            <w:vAlign w:val="bottom"/>
          </w:tcPr>
          <w:p w14:paraId="0A695834" w14:textId="77777777" w:rsidR="00872344" w:rsidRDefault="00A02A4C">
            <w:pPr>
              <w:jc w:val="center"/>
              <w:rPr>
                <w:sz w:val="20"/>
                <w:szCs w:val="20"/>
              </w:rPr>
            </w:pPr>
            <w:r>
              <w:rPr>
                <w:sz w:val="20"/>
                <w:szCs w:val="20"/>
              </w:rPr>
              <w:t>0.930</w:t>
            </w:r>
          </w:p>
        </w:tc>
        <w:tc>
          <w:tcPr>
            <w:tcW w:w="956" w:type="dxa"/>
            <w:vAlign w:val="bottom"/>
          </w:tcPr>
          <w:p w14:paraId="06696AD5" w14:textId="77777777" w:rsidR="00872344" w:rsidRDefault="00A02A4C">
            <w:pPr>
              <w:jc w:val="center"/>
              <w:rPr>
                <w:sz w:val="20"/>
                <w:szCs w:val="20"/>
              </w:rPr>
            </w:pPr>
            <w:r>
              <w:rPr>
                <w:sz w:val="20"/>
                <w:szCs w:val="20"/>
              </w:rPr>
              <w:t>1.599</w:t>
            </w:r>
          </w:p>
        </w:tc>
        <w:tc>
          <w:tcPr>
            <w:tcW w:w="1109" w:type="dxa"/>
            <w:vAlign w:val="bottom"/>
          </w:tcPr>
          <w:p w14:paraId="153419BD" w14:textId="77777777" w:rsidR="00872344" w:rsidRDefault="00A02A4C">
            <w:pPr>
              <w:jc w:val="center"/>
              <w:rPr>
                <w:sz w:val="20"/>
                <w:szCs w:val="20"/>
              </w:rPr>
            </w:pPr>
            <w:r>
              <w:rPr>
                <w:sz w:val="20"/>
                <w:szCs w:val="20"/>
              </w:rPr>
              <w:t>-2.122</w:t>
            </w:r>
          </w:p>
        </w:tc>
        <w:tc>
          <w:tcPr>
            <w:tcW w:w="1169" w:type="dxa"/>
            <w:vAlign w:val="bottom"/>
          </w:tcPr>
          <w:p w14:paraId="0ACC2F85" w14:textId="77777777" w:rsidR="00872344" w:rsidRDefault="00A02A4C">
            <w:pPr>
              <w:jc w:val="center"/>
              <w:rPr>
                <w:sz w:val="20"/>
                <w:szCs w:val="20"/>
              </w:rPr>
            </w:pPr>
            <w:r>
              <w:rPr>
                <w:sz w:val="20"/>
                <w:szCs w:val="20"/>
              </w:rPr>
              <w:t>4.144</w:t>
            </w:r>
          </w:p>
        </w:tc>
        <w:tc>
          <w:tcPr>
            <w:tcW w:w="718" w:type="dxa"/>
            <w:vAlign w:val="bottom"/>
          </w:tcPr>
          <w:p w14:paraId="5647BC36" w14:textId="77777777" w:rsidR="00872344" w:rsidRDefault="00A02A4C">
            <w:pPr>
              <w:jc w:val="center"/>
              <w:rPr>
                <w:sz w:val="20"/>
                <w:szCs w:val="20"/>
              </w:rPr>
            </w:pPr>
            <w:r>
              <w:rPr>
                <w:sz w:val="20"/>
                <w:szCs w:val="20"/>
              </w:rPr>
              <w:t>1.000</w:t>
            </w:r>
          </w:p>
        </w:tc>
        <w:tc>
          <w:tcPr>
            <w:tcW w:w="1169" w:type="dxa"/>
            <w:vAlign w:val="bottom"/>
          </w:tcPr>
          <w:p w14:paraId="190C349E" w14:textId="77777777" w:rsidR="00872344" w:rsidRDefault="00A02A4C">
            <w:pPr>
              <w:jc w:val="center"/>
              <w:rPr>
                <w:sz w:val="20"/>
                <w:szCs w:val="20"/>
              </w:rPr>
            </w:pPr>
            <w:r>
              <w:rPr>
                <w:sz w:val="20"/>
                <w:szCs w:val="20"/>
              </w:rPr>
              <w:t>14270</w:t>
            </w:r>
          </w:p>
        </w:tc>
        <w:tc>
          <w:tcPr>
            <w:tcW w:w="997" w:type="dxa"/>
            <w:vAlign w:val="bottom"/>
          </w:tcPr>
          <w:p w14:paraId="044B5271" w14:textId="77777777" w:rsidR="00872344" w:rsidRDefault="00A02A4C">
            <w:pPr>
              <w:jc w:val="center"/>
              <w:rPr>
                <w:sz w:val="20"/>
                <w:szCs w:val="20"/>
              </w:rPr>
            </w:pPr>
            <w:r>
              <w:rPr>
                <w:sz w:val="20"/>
                <w:szCs w:val="20"/>
              </w:rPr>
              <w:t>15215</w:t>
            </w:r>
          </w:p>
        </w:tc>
      </w:tr>
      <w:tr w:rsidR="00872344" w14:paraId="241FA54E" w14:textId="77777777">
        <w:trPr>
          <w:trHeight w:val="256"/>
        </w:trPr>
        <w:tc>
          <w:tcPr>
            <w:tcW w:w="2775" w:type="dxa"/>
            <w:vAlign w:val="bottom"/>
          </w:tcPr>
          <w:p w14:paraId="01AFDEF7" w14:textId="77777777" w:rsidR="00872344" w:rsidRDefault="00A02A4C">
            <w:pPr>
              <w:rPr>
                <w:sz w:val="20"/>
                <w:szCs w:val="20"/>
              </w:rPr>
            </w:pPr>
            <w:r>
              <w:rPr>
                <w:sz w:val="20"/>
                <w:szCs w:val="20"/>
              </w:rPr>
              <w:t>soundFact2:genusHoplocephalus</w:t>
            </w:r>
          </w:p>
        </w:tc>
        <w:tc>
          <w:tcPr>
            <w:tcW w:w="1082" w:type="dxa"/>
            <w:vAlign w:val="bottom"/>
          </w:tcPr>
          <w:p w14:paraId="530948AD" w14:textId="77777777" w:rsidR="00872344" w:rsidRDefault="00A02A4C">
            <w:pPr>
              <w:jc w:val="center"/>
              <w:rPr>
                <w:sz w:val="20"/>
                <w:szCs w:val="20"/>
              </w:rPr>
            </w:pPr>
            <w:r>
              <w:rPr>
                <w:sz w:val="20"/>
                <w:szCs w:val="20"/>
              </w:rPr>
              <w:t>-0.517</w:t>
            </w:r>
          </w:p>
        </w:tc>
        <w:tc>
          <w:tcPr>
            <w:tcW w:w="956" w:type="dxa"/>
            <w:vAlign w:val="bottom"/>
          </w:tcPr>
          <w:p w14:paraId="2635EF5E" w14:textId="77777777" w:rsidR="00872344" w:rsidRDefault="00A02A4C">
            <w:pPr>
              <w:jc w:val="center"/>
              <w:rPr>
                <w:sz w:val="20"/>
                <w:szCs w:val="20"/>
              </w:rPr>
            </w:pPr>
            <w:r>
              <w:rPr>
                <w:sz w:val="20"/>
                <w:szCs w:val="20"/>
              </w:rPr>
              <w:t>1.564</w:t>
            </w:r>
          </w:p>
        </w:tc>
        <w:tc>
          <w:tcPr>
            <w:tcW w:w="1109" w:type="dxa"/>
            <w:vAlign w:val="bottom"/>
          </w:tcPr>
          <w:p w14:paraId="7E2C9D72" w14:textId="77777777" w:rsidR="00872344" w:rsidRDefault="00A02A4C">
            <w:pPr>
              <w:jc w:val="center"/>
              <w:rPr>
                <w:sz w:val="20"/>
                <w:szCs w:val="20"/>
              </w:rPr>
            </w:pPr>
            <w:r>
              <w:rPr>
                <w:sz w:val="20"/>
                <w:szCs w:val="20"/>
              </w:rPr>
              <w:t>-3.607</w:t>
            </w:r>
          </w:p>
        </w:tc>
        <w:tc>
          <w:tcPr>
            <w:tcW w:w="1169" w:type="dxa"/>
            <w:vAlign w:val="bottom"/>
          </w:tcPr>
          <w:p w14:paraId="10A11661" w14:textId="77777777" w:rsidR="00872344" w:rsidRDefault="00A02A4C">
            <w:pPr>
              <w:jc w:val="center"/>
              <w:rPr>
                <w:sz w:val="20"/>
                <w:szCs w:val="20"/>
              </w:rPr>
            </w:pPr>
            <w:r>
              <w:rPr>
                <w:sz w:val="20"/>
                <w:szCs w:val="20"/>
              </w:rPr>
              <w:t>2.529</w:t>
            </w:r>
          </w:p>
        </w:tc>
        <w:tc>
          <w:tcPr>
            <w:tcW w:w="718" w:type="dxa"/>
            <w:vAlign w:val="bottom"/>
          </w:tcPr>
          <w:p w14:paraId="0EE43360" w14:textId="77777777" w:rsidR="00872344" w:rsidRDefault="00A02A4C">
            <w:pPr>
              <w:jc w:val="center"/>
              <w:rPr>
                <w:sz w:val="20"/>
                <w:szCs w:val="20"/>
              </w:rPr>
            </w:pPr>
            <w:r>
              <w:rPr>
                <w:sz w:val="20"/>
                <w:szCs w:val="20"/>
              </w:rPr>
              <w:t>1.000</w:t>
            </w:r>
          </w:p>
        </w:tc>
        <w:tc>
          <w:tcPr>
            <w:tcW w:w="1169" w:type="dxa"/>
            <w:vAlign w:val="bottom"/>
          </w:tcPr>
          <w:p w14:paraId="63939CD3" w14:textId="77777777" w:rsidR="00872344" w:rsidRDefault="00A02A4C">
            <w:pPr>
              <w:jc w:val="center"/>
              <w:rPr>
                <w:sz w:val="20"/>
                <w:szCs w:val="20"/>
              </w:rPr>
            </w:pPr>
            <w:r>
              <w:rPr>
                <w:sz w:val="20"/>
                <w:szCs w:val="20"/>
              </w:rPr>
              <w:t>13501</w:t>
            </w:r>
          </w:p>
        </w:tc>
        <w:tc>
          <w:tcPr>
            <w:tcW w:w="997" w:type="dxa"/>
            <w:vAlign w:val="bottom"/>
          </w:tcPr>
          <w:p w14:paraId="30F43846" w14:textId="77777777" w:rsidR="00872344" w:rsidRDefault="00A02A4C">
            <w:pPr>
              <w:jc w:val="center"/>
              <w:rPr>
                <w:sz w:val="20"/>
                <w:szCs w:val="20"/>
              </w:rPr>
            </w:pPr>
            <w:r>
              <w:rPr>
                <w:sz w:val="20"/>
                <w:szCs w:val="20"/>
              </w:rPr>
              <w:t>14085</w:t>
            </w:r>
          </w:p>
        </w:tc>
      </w:tr>
      <w:tr w:rsidR="00872344" w14:paraId="5C79F657" w14:textId="77777777">
        <w:trPr>
          <w:trHeight w:val="256"/>
        </w:trPr>
        <w:tc>
          <w:tcPr>
            <w:tcW w:w="2775" w:type="dxa"/>
            <w:vAlign w:val="bottom"/>
          </w:tcPr>
          <w:p w14:paraId="6D156CF0" w14:textId="77777777" w:rsidR="00872344" w:rsidRDefault="00A02A4C">
            <w:pPr>
              <w:rPr>
                <w:sz w:val="20"/>
                <w:szCs w:val="20"/>
              </w:rPr>
            </w:pPr>
            <w:r>
              <w:rPr>
                <w:sz w:val="20"/>
                <w:szCs w:val="20"/>
              </w:rPr>
              <w:t>soundFact3:genusHoplocephalus</w:t>
            </w:r>
          </w:p>
        </w:tc>
        <w:tc>
          <w:tcPr>
            <w:tcW w:w="1082" w:type="dxa"/>
            <w:vAlign w:val="bottom"/>
          </w:tcPr>
          <w:p w14:paraId="6A011797" w14:textId="77777777" w:rsidR="00872344" w:rsidRDefault="00A02A4C">
            <w:pPr>
              <w:jc w:val="center"/>
              <w:rPr>
                <w:sz w:val="20"/>
                <w:szCs w:val="20"/>
              </w:rPr>
            </w:pPr>
            <w:r>
              <w:rPr>
                <w:sz w:val="20"/>
                <w:szCs w:val="20"/>
              </w:rPr>
              <w:t>1.875</w:t>
            </w:r>
          </w:p>
        </w:tc>
        <w:tc>
          <w:tcPr>
            <w:tcW w:w="956" w:type="dxa"/>
            <w:vAlign w:val="bottom"/>
          </w:tcPr>
          <w:p w14:paraId="46F2E4FB" w14:textId="77777777" w:rsidR="00872344" w:rsidRDefault="00A02A4C">
            <w:pPr>
              <w:jc w:val="center"/>
              <w:rPr>
                <w:sz w:val="20"/>
                <w:szCs w:val="20"/>
              </w:rPr>
            </w:pPr>
            <w:r>
              <w:rPr>
                <w:sz w:val="20"/>
                <w:szCs w:val="20"/>
              </w:rPr>
              <w:t>1.651</w:t>
            </w:r>
          </w:p>
        </w:tc>
        <w:tc>
          <w:tcPr>
            <w:tcW w:w="1109" w:type="dxa"/>
            <w:vAlign w:val="bottom"/>
          </w:tcPr>
          <w:p w14:paraId="6F4744F3" w14:textId="77777777" w:rsidR="00872344" w:rsidRDefault="00A02A4C">
            <w:pPr>
              <w:jc w:val="center"/>
              <w:rPr>
                <w:sz w:val="20"/>
                <w:szCs w:val="20"/>
              </w:rPr>
            </w:pPr>
            <w:r>
              <w:rPr>
                <w:sz w:val="20"/>
                <w:szCs w:val="20"/>
              </w:rPr>
              <w:t>-1.292</w:t>
            </w:r>
          </w:p>
        </w:tc>
        <w:tc>
          <w:tcPr>
            <w:tcW w:w="1169" w:type="dxa"/>
            <w:vAlign w:val="bottom"/>
          </w:tcPr>
          <w:p w14:paraId="1C2D2154" w14:textId="77777777" w:rsidR="00872344" w:rsidRDefault="00A02A4C">
            <w:pPr>
              <w:jc w:val="center"/>
              <w:rPr>
                <w:sz w:val="20"/>
                <w:szCs w:val="20"/>
              </w:rPr>
            </w:pPr>
            <w:r>
              <w:rPr>
                <w:sz w:val="20"/>
                <w:szCs w:val="20"/>
              </w:rPr>
              <w:t>5.242</w:t>
            </w:r>
          </w:p>
        </w:tc>
        <w:tc>
          <w:tcPr>
            <w:tcW w:w="718" w:type="dxa"/>
            <w:vAlign w:val="bottom"/>
          </w:tcPr>
          <w:p w14:paraId="0A646185" w14:textId="77777777" w:rsidR="00872344" w:rsidRDefault="00A02A4C">
            <w:pPr>
              <w:jc w:val="center"/>
              <w:rPr>
                <w:sz w:val="20"/>
                <w:szCs w:val="20"/>
              </w:rPr>
            </w:pPr>
            <w:r>
              <w:rPr>
                <w:sz w:val="20"/>
                <w:szCs w:val="20"/>
              </w:rPr>
              <w:t>1.000</w:t>
            </w:r>
          </w:p>
        </w:tc>
        <w:tc>
          <w:tcPr>
            <w:tcW w:w="1169" w:type="dxa"/>
            <w:vAlign w:val="bottom"/>
          </w:tcPr>
          <w:p w14:paraId="47FDE22A" w14:textId="77777777" w:rsidR="00872344" w:rsidRDefault="00A02A4C">
            <w:pPr>
              <w:jc w:val="center"/>
              <w:rPr>
                <w:sz w:val="20"/>
                <w:szCs w:val="20"/>
              </w:rPr>
            </w:pPr>
            <w:r>
              <w:rPr>
                <w:sz w:val="20"/>
                <w:szCs w:val="20"/>
              </w:rPr>
              <w:t>13246</w:t>
            </w:r>
          </w:p>
        </w:tc>
        <w:tc>
          <w:tcPr>
            <w:tcW w:w="997" w:type="dxa"/>
            <w:vAlign w:val="bottom"/>
          </w:tcPr>
          <w:p w14:paraId="71DA3D98" w14:textId="77777777" w:rsidR="00872344" w:rsidRDefault="00A02A4C">
            <w:pPr>
              <w:jc w:val="center"/>
              <w:rPr>
                <w:sz w:val="20"/>
                <w:szCs w:val="20"/>
              </w:rPr>
            </w:pPr>
            <w:r>
              <w:rPr>
                <w:sz w:val="20"/>
                <w:szCs w:val="20"/>
              </w:rPr>
              <w:t>14617</w:t>
            </w:r>
          </w:p>
        </w:tc>
      </w:tr>
      <w:tr w:rsidR="00872344" w14:paraId="6C852FB7" w14:textId="77777777">
        <w:trPr>
          <w:trHeight w:val="256"/>
        </w:trPr>
        <w:tc>
          <w:tcPr>
            <w:tcW w:w="2775" w:type="dxa"/>
            <w:vAlign w:val="bottom"/>
          </w:tcPr>
          <w:p w14:paraId="4DEC46D7" w14:textId="77777777" w:rsidR="00872344" w:rsidRDefault="00A02A4C">
            <w:pPr>
              <w:rPr>
                <w:sz w:val="20"/>
                <w:szCs w:val="20"/>
              </w:rPr>
            </w:pPr>
            <w:r>
              <w:rPr>
                <w:sz w:val="20"/>
                <w:szCs w:val="20"/>
              </w:rPr>
              <w:t>soundFact1:genusOxyuranus</w:t>
            </w:r>
          </w:p>
        </w:tc>
        <w:tc>
          <w:tcPr>
            <w:tcW w:w="1082" w:type="dxa"/>
            <w:vAlign w:val="bottom"/>
          </w:tcPr>
          <w:p w14:paraId="7C667AC5" w14:textId="77777777" w:rsidR="00872344" w:rsidRDefault="00A02A4C">
            <w:pPr>
              <w:jc w:val="center"/>
              <w:rPr>
                <w:sz w:val="20"/>
                <w:szCs w:val="20"/>
              </w:rPr>
            </w:pPr>
            <w:r>
              <w:rPr>
                <w:sz w:val="20"/>
                <w:szCs w:val="20"/>
              </w:rPr>
              <w:t>-0.243</w:t>
            </w:r>
          </w:p>
        </w:tc>
        <w:tc>
          <w:tcPr>
            <w:tcW w:w="956" w:type="dxa"/>
            <w:vAlign w:val="bottom"/>
          </w:tcPr>
          <w:p w14:paraId="0280E183" w14:textId="77777777" w:rsidR="00872344" w:rsidRDefault="00A02A4C">
            <w:pPr>
              <w:jc w:val="center"/>
              <w:rPr>
                <w:sz w:val="20"/>
                <w:szCs w:val="20"/>
              </w:rPr>
            </w:pPr>
            <w:r>
              <w:rPr>
                <w:sz w:val="20"/>
                <w:szCs w:val="20"/>
              </w:rPr>
              <w:t>1.156</w:t>
            </w:r>
          </w:p>
        </w:tc>
        <w:tc>
          <w:tcPr>
            <w:tcW w:w="1109" w:type="dxa"/>
            <w:vAlign w:val="bottom"/>
          </w:tcPr>
          <w:p w14:paraId="25582181" w14:textId="77777777" w:rsidR="00872344" w:rsidRDefault="00A02A4C">
            <w:pPr>
              <w:jc w:val="center"/>
              <w:rPr>
                <w:sz w:val="20"/>
                <w:szCs w:val="20"/>
              </w:rPr>
            </w:pPr>
            <w:r>
              <w:rPr>
                <w:sz w:val="20"/>
                <w:szCs w:val="20"/>
              </w:rPr>
              <w:t>-2.523</w:t>
            </w:r>
          </w:p>
        </w:tc>
        <w:tc>
          <w:tcPr>
            <w:tcW w:w="1169" w:type="dxa"/>
            <w:vAlign w:val="bottom"/>
          </w:tcPr>
          <w:p w14:paraId="410A0D36" w14:textId="77777777" w:rsidR="00872344" w:rsidRDefault="00A02A4C">
            <w:pPr>
              <w:jc w:val="center"/>
              <w:rPr>
                <w:sz w:val="20"/>
                <w:szCs w:val="20"/>
              </w:rPr>
            </w:pPr>
            <w:r>
              <w:rPr>
                <w:sz w:val="20"/>
                <w:szCs w:val="20"/>
              </w:rPr>
              <w:t>2.053</w:t>
            </w:r>
          </w:p>
        </w:tc>
        <w:tc>
          <w:tcPr>
            <w:tcW w:w="718" w:type="dxa"/>
            <w:vAlign w:val="bottom"/>
          </w:tcPr>
          <w:p w14:paraId="39A995B4" w14:textId="77777777" w:rsidR="00872344" w:rsidRDefault="00A02A4C">
            <w:pPr>
              <w:jc w:val="center"/>
              <w:rPr>
                <w:sz w:val="20"/>
                <w:szCs w:val="20"/>
              </w:rPr>
            </w:pPr>
            <w:r>
              <w:rPr>
                <w:sz w:val="20"/>
                <w:szCs w:val="20"/>
              </w:rPr>
              <w:t>1.000</w:t>
            </w:r>
          </w:p>
        </w:tc>
        <w:tc>
          <w:tcPr>
            <w:tcW w:w="1169" w:type="dxa"/>
            <w:vAlign w:val="bottom"/>
          </w:tcPr>
          <w:p w14:paraId="39E0E000" w14:textId="77777777" w:rsidR="00872344" w:rsidRDefault="00A02A4C">
            <w:pPr>
              <w:jc w:val="center"/>
              <w:rPr>
                <w:sz w:val="20"/>
                <w:szCs w:val="20"/>
              </w:rPr>
            </w:pPr>
            <w:r>
              <w:rPr>
                <w:sz w:val="20"/>
                <w:szCs w:val="20"/>
              </w:rPr>
              <w:t>12222</w:t>
            </w:r>
          </w:p>
        </w:tc>
        <w:tc>
          <w:tcPr>
            <w:tcW w:w="997" w:type="dxa"/>
            <w:vAlign w:val="bottom"/>
          </w:tcPr>
          <w:p w14:paraId="02FE3007" w14:textId="77777777" w:rsidR="00872344" w:rsidRDefault="00A02A4C">
            <w:pPr>
              <w:jc w:val="center"/>
              <w:rPr>
                <w:sz w:val="20"/>
                <w:szCs w:val="20"/>
              </w:rPr>
            </w:pPr>
            <w:r>
              <w:rPr>
                <w:sz w:val="20"/>
                <w:szCs w:val="20"/>
              </w:rPr>
              <w:t>15156</w:t>
            </w:r>
          </w:p>
        </w:tc>
      </w:tr>
      <w:tr w:rsidR="00872344" w14:paraId="300D9988" w14:textId="77777777">
        <w:trPr>
          <w:trHeight w:val="256"/>
        </w:trPr>
        <w:tc>
          <w:tcPr>
            <w:tcW w:w="2775" w:type="dxa"/>
            <w:vAlign w:val="bottom"/>
          </w:tcPr>
          <w:p w14:paraId="4C848202" w14:textId="77777777" w:rsidR="00872344" w:rsidRDefault="00A02A4C">
            <w:pPr>
              <w:rPr>
                <w:sz w:val="20"/>
                <w:szCs w:val="20"/>
              </w:rPr>
            </w:pPr>
            <w:r>
              <w:rPr>
                <w:sz w:val="20"/>
                <w:szCs w:val="20"/>
              </w:rPr>
              <w:t>soundFact2:genusOxyuranus</w:t>
            </w:r>
          </w:p>
        </w:tc>
        <w:tc>
          <w:tcPr>
            <w:tcW w:w="1082" w:type="dxa"/>
            <w:vAlign w:val="bottom"/>
          </w:tcPr>
          <w:p w14:paraId="127C6151" w14:textId="77777777" w:rsidR="00872344" w:rsidRDefault="00A02A4C">
            <w:pPr>
              <w:jc w:val="center"/>
              <w:rPr>
                <w:sz w:val="20"/>
                <w:szCs w:val="20"/>
              </w:rPr>
            </w:pPr>
            <w:r>
              <w:rPr>
                <w:sz w:val="20"/>
                <w:szCs w:val="20"/>
              </w:rPr>
              <w:t>0.826</w:t>
            </w:r>
          </w:p>
        </w:tc>
        <w:tc>
          <w:tcPr>
            <w:tcW w:w="956" w:type="dxa"/>
            <w:vAlign w:val="bottom"/>
          </w:tcPr>
          <w:p w14:paraId="48AE2B0E" w14:textId="77777777" w:rsidR="00872344" w:rsidRDefault="00A02A4C">
            <w:pPr>
              <w:jc w:val="center"/>
              <w:rPr>
                <w:sz w:val="20"/>
                <w:szCs w:val="20"/>
              </w:rPr>
            </w:pPr>
            <w:r>
              <w:rPr>
                <w:sz w:val="20"/>
                <w:szCs w:val="20"/>
              </w:rPr>
              <w:t>1.206</w:t>
            </w:r>
          </w:p>
        </w:tc>
        <w:tc>
          <w:tcPr>
            <w:tcW w:w="1109" w:type="dxa"/>
            <w:vAlign w:val="bottom"/>
          </w:tcPr>
          <w:p w14:paraId="5CB68EA0" w14:textId="77777777" w:rsidR="00872344" w:rsidRDefault="00A02A4C">
            <w:pPr>
              <w:jc w:val="center"/>
              <w:rPr>
                <w:sz w:val="20"/>
                <w:szCs w:val="20"/>
              </w:rPr>
            </w:pPr>
            <w:r>
              <w:rPr>
                <w:sz w:val="20"/>
                <w:szCs w:val="20"/>
              </w:rPr>
              <w:t>-1.477</w:t>
            </w:r>
          </w:p>
        </w:tc>
        <w:tc>
          <w:tcPr>
            <w:tcW w:w="1169" w:type="dxa"/>
            <w:vAlign w:val="bottom"/>
          </w:tcPr>
          <w:p w14:paraId="628A8875" w14:textId="77777777" w:rsidR="00872344" w:rsidRDefault="00A02A4C">
            <w:pPr>
              <w:jc w:val="center"/>
              <w:rPr>
                <w:sz w:val="20"/>
                <w:szCs w:val="20"/>
              </w:rPr>
            </w:pPr>
            <w:r>
              <w:rPr>
                <w:sz w:val="20"/>
                <w:szCs w:val="20"/>
              </w:rPr>
              <w:t>3.277</w:t>
            </w:r>
          </w:p>
        </w:tc>
        <w:tc>
          <w:tcPr>
            <w:tcW w:w="718" w:type="dxa"/>
            <w:vAlign w:val="bottom"/>
          </w:tcPr>
          <w:p w14:paraId="77A1E5C3" w14:textId="77777777" w:rsidR="00872344" w:rsidRDefault="00A02A4C">
            <w:pPr>
              <w:jc w:val="center"/>
              <w:rPr>
                <w:sz w:val="20"/>
                <w:szCs w:val="20"/>
              </w:rPr>
            </w:pPr>
            <w:r>
              <w:rPr>
                <w:sz w:val="20"/>
                <w:szCs w:val="20"/>
              </w:rPr>
              <w:t>1.000</w:t>
            </w:r>
          </w:p>
        </w:tc>
        <w:tc>
          <w:tcPr>
            <w:tcW w:w="1169" w:type="dxa"/>
            <w:vAlign w:val="bottom"/>
          </w:tcPr>
          <w:p w14:paraId="18F8744F" w14:textId="77777777" w:rsidR="00872344" w:rsidRDefault="00A02A4C">
            <w:pPr>
              <w:jc w:val="center"/>
              <w:rPr>
                <w:sz w:val="20"/>
                <w:szCs w:val="20"/>
              </w:rPr>
            </w:pPr>
            <w:r>
              <w:rPr>
                <w:sz w:val="20"/>
                <w:szCs w:val="20"/>
              </w:rPr>
              <w:t>12353</w:t>
            </w:r>
          </w:p>
        </w:tc>
        <w:tc>
          <w:tcPr>
            <w:tcW w:w="997" w:type="dxa"/>
            <w:vAlign w:val="bottom"/>
          </w:tcPr>
          <w:p w14:paraId="0E92C7F4" w14:textId="77777777" w:rsidR="00872344" w:rsidRDefault="00A02A4C">
            <w:pPr>
              <w:jc w:val="center"/>
              <w:rPr>
                <w:sz w:val="20"/>
                <w:szCs w:val="20"/>
              </w:rPr>
            </w:pPr>
            <w:r>
              <w:rPr>
                <w:sz w:val="20"/>
                <w:szCs w:val="20"/>
              </w:rPr>
              <w:t>13886</w:t>
            </w:r>
          </w:p>
        </w:tc>
      </w:tr>
      <w:tr w:rsidR="00872344" w14:paraId="584B84B4" w14:textId="77777777">
        <w:trPr>
          <w:trHeight w:val="256"/>
        </w:trPr>
        <w:tc>
          <w:tcPr>
            <w:tcW w:w="2775" w:type="dxa"/>
            <w:vAlign w:val="bottom"/>
          </w:tcPr>
          <w:p w14:paraId="14C7D199" w14:textId="77777777" w:rsidR="00872344" w:rsidRDefault="00A02A4C">
            <w:pPr>
              <w:rPr>
                <w:sz w:val="20"/>
                <w:szCs w:val="20"/>
              </w:rPr>
            </w:pPr>
            <w:r>
              <w:rPr>
                <w:sz w:val="20"/>
                <w:szCs w:val="20"/>
              </w:rPr>
              <w:t>soundFact3:genusOxyuranus</w:t>
            </w:r>
          </w:p>
        </w:tc>
        <w:tc>
          <w:tcPr>
            <w:tcW w:w="1082" w:type="dxa"/>
            <w:vAlign w:val="bottom"/>
          </w:tcPr>
          <w:p w14:paraId="50C0903B" w14:textId="77777777" w:rsidR="00872344" w:rsidRDefault="00A02A4C">
            <w:pPr>
              <w:jc w:val="center"/>
              <w:rPr>
                <w:sz w:val="20"/>
                <w:szCs w:val="20"/>
              </w:rPr>
            </w:pPr>
            <w:r>
              <w:rPr>
                <w:sz w:val="20"/>
                <w:szCs w:val="20"/>
              </w:rPr>
              <w:t>0.806</w:t>
            </w:r>
          </w:p>
        </w:tc>
        <w:tc>
          <w:tcPr>
            <w:tcW w:w="956" w:type="dxa"/>
            <w:vAlign w:val="bottom"/>
          </w:tcPr>
          <w:p w14:paraId="066A0360" w14:textId="77777777" w:rsidR="00872344" w:rsidRDefault="00A02A4C">
            <w:pPr>
              <w:jc w:val="center"/>
              <w:rPr>
                <w:sz w:val="20"/>
                <w:szCs w:val="20"/>
              </w:rPr>
            </w:pPr>
            <w:r>
              <w:rPr>
                <w:sz w:val="20"/>
                <w:szCs w:val="20"/>
              </w:rPr>
              <w:t>1.253</w:t>
            </w:r>
          </w:p>
        </w:tc>
        <w:tc>
          <w:tcPr>
            <w:tcW w:w="1109" w:type="dxa"/>
            <w:vAlign w:val="bottom"/>
          </w:tcPr>
          <w:p w14:paraId="2C10287B" w14:textId="77777777" w:rsidR="00872344" w:rsidRDefault="00A02A4C">
            <w:pPr>
              <w:jc w:val="center"/>
              <w:rPr>
                <w:sz w:val="20"/>
                <w:szCs w:val="20"/>
              </w:rPr>
            </w:pPr>
            <w:r>
              <w:rPr>
                <w:sz w:val="20"/>
                <w:szCs w:val="20"/>
              </w:rPr>
              <w:t>-1.601</w:t>
            </w:r>
          </w:p>
        </w:tc>
        <w:tc>
          <w:tcPr>
            <w:tcW w:w="1169" w:type="dxa"/>
            <w:vAlign w:val="bottom"/>
          </w:tcPr>
          <w:p w14:paraId="02EDCFC7" w14:textId="77777777" w:rsidR="00872344" w:rsidRDefault="00A02A4C">
            <w:pPr>
              <w:jc w:val="center"/>
              <w:rPr>
                <w:sz w:val="20"/>
                <w:szCs w:val="20"/>
              </w:rPr>
            </w:pPr>
            <w:r>
              <w:rPr>
                <w:sz w:val="20"/>
                <w:szCs w:val="20"/>
              </w:rPr>
              <w:t>3.311</w:t>
            </w:r>
          </w:p>
        </w:tc>
        <w:tc>
          <w:tcPr>
            <w:tcW w:w="718" w:type="dxa"/>
            <w:vAlign w:val="bottom"/>
          </w:tcPr>
          <w:p w14:paraId="7848B7A4" w14:textId="77777777" w:rsidR="00872344" w:rsidRDefault="00A02A4C">
            <w:pPr>
              <w:jc w:val="center"/>
              <w:rPr>
                <w:sz w:val="20"/>
                <w:szCs w:val="20"/>
              </w:rPr>
            </w:pPr>
            <w:r>
              <w:rPr>
                <w:sz w:val="20"/>
                <w:szCs w:val="20"/>
              </w:rPr>
              <w:t>1.001</w:t>
            </w:r>
          </w:p>
        </w:tc>
        <w:tc>
          <w:tcPr>
            <w:tcW w:w="1169" w:type="dxa"/>
            <w:vAlign w:val="bottom"/>
          </w:tcPr>
          <w:p w14:paraId="18BA112F" w14:textId="77777777" w:rsidR="00872344" w:rsidRDefault="00A02A4C">
            <w:pPr>
              <w:jc w:val="center"/>
              <w:rPr>
                <w:sz w:val="20"/>
                <w:szCs w:val="20"/>
              </w:rPr>
            </w:pPr>
            <w:r>
              <w:rPr>
                <w:sz w:val="20"/>
                <w:szCs w:val="20"/>
              </w:rPr>
              <w:t>11073</w:t>
            </w:r>
          </w:p>
        </w:tc>
        <w:tc>
          <w:tcPr>
            <w:tcW w:w="997" w:type="dxa"/>
            <w:vAlign w:val="bottom"/>
          </w:tcPr>
          <w:p w14:paraId="3531F332" w14:textId="77777777" w:rsidR="00872344" w:rsidRDefault="00A02A4C">
            <w:pPr>
              <w:jc w:val="center"/>
              <w:rPr>
                <w:sz w:val="20"/>
                <w:szCs w:val="20"/>
              </w:rPr>
            </w:pPr>
            <w:r>
              <w:rPr>
                <w:sz w:val="20"/>
                <w:szCs w:val="20"/>
              </w:rPr>
              <w:t>13058</w:t>
            </w:r>
          </w:p>
        </w:tc>
      </w:tr>
      <w:tr w:rsidR="00872344" w14:paraId="1E477834" w14:textId="77777777">
        <w:trPr>
          <w:trHeight w:val="256"/>
        </w:trPr>
        <w:tc>
          <w:tcPr>
            <w:tcW w:w="2775" w:type="dxa"/>
            <w:vAlign w:val="bottom"/>
          </w:tcPr>
          <w:p w14:paraId="642EC86D" w14:textId="77777777" w:rsidR="00872344" w:rsidRDefault="00A02A4C">
            <w:pPr>
              <w:rPr>
                <w:sz w:val="20"/>
                <w:szCs w:val="20"/>
              </w:rPr>
            </w:pPr>
            <w:r>
              <w:rPr>
                <w:sz w:val="20"/>
                <w:szCs w:val="20"/>
              </w:rPr>
              <w:t>soundFact1:genusPseudonaja</w:t>
            </w:r>
          </w:p>
        </w:tc>
        <w:tc>
          <w:tcPr>
            <w:tcW w:w="1082" w:type="dxa"/>
            <w:vAlign w:val="bottom"/>
          </w:tcPr>
          <w:p w14:paraId="71CBF209" w14:textId="77777777" w:rsidR="00872344" w:rsidRDefault="00A02A4C">
            <w:pPr>
              <w:jc w:val="center"/>
              <w:rPr>
                <w:sz w:val="20"/>
                <w:szCs w:val="20"/>
              </w:rPr>
            </w:pPr>
            <w:r>
              <w:rPr>
                <w:sz w:val="20"/>
                <w:szCs w:val="20"/>
              </w:rPr>
              <w:t>-0.757</w:t>
            </w:r>
          </w:p>
        </w:tc>
        <w:tc>
          <w:tcPr>
            <w:tcW w:w="956" w:type="dxa"/>
            <w:vAlign w:val="bottom"/>
          </w:tcPr>
          <w:p w14:paraId="38112773" w14:textId="77777777" w:rsidR="00872344" w:rsidRDefault="00A02A4C">
            <w:pPr>
              <w:jc w:val="center"/>
              <w:rPr>
                <w:sz w:val="20"/>
                <w:szCs w:val="20"/>
              </w:rPr>
            </w:pPr>
            <w:r>
              <w:rPr>
                <w:sz w:val="20"/>
                <w:szCs w:val="20"/>
              </w:rPr>
              <w:t>1.234</w:t>
            </w:r>
          </w:p>
        </w:tc>
        <w:tc>
          <w:tcPr>
            <w:tcW w:w="1109" w:type="dxa"/>
            <w:vAlign w:val="bottom"/>
          </w:tcPr>
          <w:p w14:paraId="05233B13" w14:textId="77777777" w:rsidR="00872344" w:rsidRDefault="00A02A4C">
            <w:pPr>
              <w:jc w:val="center"/>
              <w:rPr>
                <w:sz w:val="20"/>
                <w:szCs w:val="20"/>
              </w:rPr>
            </w:pPr>
            <w:r>
              <w:rPr>
                <w:sz w:val="20"/>
                <w:szCs w:val="20"/>
              </w:rPr>
              <w:t>-3.168</w:t>
            </w:r>
          </w:p>
        </w:tc>
        <w:tc>
          <w:tcPr>
            <w:tcW w:w="1169" w:type="dxa"/>
            <w:vAlign w:val="bottom"/>
          </w:tcPr>
          <w:p w14:paraId="339E08A4" w14:textId="77777777" w:rsidR="00872344" w:rsidRDefault="00A02A4C">
            <w:pPr>
              <w:jc w:val="center"/>
              <w:rPr>
                <w:sz w:val="20"/>
                <w:szCs w:val="20"/>
              </w:rPr>
            </w:pPr>
            <w:r>
              <w:rPr>
                <w:sz w:val="20"/>
                <w:szCs w:val="20"/>
              </w:rPr>
              <w:t>1.689</w:t>
            </w:r>
          </w:p>
        </w:tc>
        <w:tc>
          <w:tcPr>
            <w:tcW w:w="718" w:type="dxa"/>
            <w:vAlign w:val="bottom"/>
          </w:tcPr>
          <w:p w14:paraId="50BE5305" w14:textId="77777777" w:rsidR="00872344" w:rsidRDefault="00A02A4C">
            <w:pPr>
              <w:jc w:val="center"/>
              <w:rPr>
                <w:sz w:val="20"/>
                <w:szCs w:val="20"/>
              </w:rPr>
            </w:pPr>
            <w:r>
              <w:rPr>
                <w:sz w:val="20"/>
                <w:szCs w:val="20"/>
              </w:rPr>
              <w:t>1.000</w:t>
            </w:r>
          </w:p>
        </w:tc>
        <w:tc>
          <w:tcPr>
            <w:tcW w:w="1169" w:type="dxa"/>
            <w:vAlign w:val="bottom"/>
          </w:tcPr>
          <w:p w14:paraId="3083BFAF" w14:textId="77777777" w:rsidR="00872344" w:rsidRDefault="00A02A4C">
            <w:pPr>
              <w:jc w:val="center"/>
              <w:rPr>
                <w:sz w:val="20"/>
                <w:szCs w:val="20"/>
              </w:rPr>
            </w:pPr>
            <w:r>
              <w:rPr>
                <w:sz w:val="20"/>
                <w:szCs w:val="20"/>
              </w:rPr>
              <w:t>12400</w:t>
            </w:r>
          </w:p>
        </w:tc>
        <w:tc>
          <w:tcPr>
            <w:tcW w:w="997" w:type="dxa"/>
            <w:vAlign w:val="bottom"/>
          </w:tcPr>
          <w:p w14:paraId="495D6062" w14:textId="77777777" w:rsidR="00872344" w:rsidRDefault="00A02A4C">
            <w:pPr>
              <w:jc w:val="center"/>
              <w:rPr>
                <w:sz w:val="20"/>
                <w:szCs w:val="20"/>
              </w:rPr>
            </w:pPr>
            <w:r>
              <w:rPr>
                <w:sz w:val="20"/>
                <w:szCs w:val="20"/>
              </w:rPr>
              <w:t>14833</w:t>
            </w:r>
          </w:p>
        </w:tc>
      </w:tr>
      <w:tr w:rsidR="00872344" w14:paraId="3B574282" w14:textId="77777777">
        <w:trPr>
          <w:trHeight w:val="256"/>
        </w:trPr>
        <w:tc>
          <w:tcPr>
            <w:tcW w:w="2775" w:type="dxa"/>
            <w:vAlign w:val="bottom"/>
          </w:tcPr>
          <w:p w14:paraId="36DB2C3F" w14:textId="77777777" w:rsidR="00872344" w:rsidRDefault="00A02A4C">
            <w:pPr>
              <w:rPr>
                <w:sz w:val="20"/>
                <w:szCs w:val="20"/>
              </w:rPr>
            </w:pPr>
            <w:r>
              <w:rPr>
                <w:sz w:val="20"/>
                <w:szCs w:val="20"/>
              </w:rPr>
              <w:t>soundFact2:genusPseudonaja</w:t>
            </w:r>
          </w:p>
        </w:tc>
        <w:tc>
          <w:tcPr>
            <w:tcW w:w="1082" w:type="dxa"/>
            <w:vAlign w:val="bottom"/>
          </w:tcPr>
          <w:p w14:paraId="113D400F" w14:textId="77777777" w:rsidR="00872344" w:rsidRDefault="00A02A4C">
            <w:pPr>
              <w:jc w:val="center"/>
              <w:rPr>
                <w:sz w:val="20"/>
                <w:szCs w:val="20"/>
              </w:rPr>
            </w:pPr>
            <w:r>
              <w:rPr>
                <w:sz w:val="20"/>
                <w:szCs w:val="20"/>
              </w:rPr>
              <w:t>-0.755</w:t>
            </w:r>
          </w:p>
        </w:tc>
        <w:tc>
          <w:tcPr>
            <w:tcW w:w="956" w:type="dxa"/>
            <w:vAlign w:val="bottom"/>
          </w:tcPr>
          <w:p w14:paraId="75CF4AC0" w14:textId="77777777" w:rsidR="00872344" w:rsidRDefault="00A02A4C">
            <w:pPr>
              <w:jc w:val="center"/>
              <w:rPr>
                <w:sz w:val="20"/>
                <w:szCs w:val="20"/>
              </w:rPr>
            </w:pPr>
            <w:r>
              <w:rPr>
                <w:sz w:val="20"/>
                <w:szCs w:val="20"/>
              </w:rPr>
              <w:t>1.286</w:t>
            </w:r>
          </w:p>
        </w:tc>
        <w:tc>
          <w:tcPr>
            <w:tcW w:w="1109" w:type="dxa"/>
            <w:vAlign w:val="bottom"/>
          </w:tcPr>
          <w:p w14:paraId="2C7396A5" w14:textId="77777777" w:rsidR="00872344" w:rsidRDefault="00A02A4C">
            <w:pPr>
              <w:jc w:val="center"/>
              <w:rPr>
                <w:sz w:val="20"/>
                <w:szCs w:val="20"/>
              </w:rPr>
            </w:pPr>
            <w:r>
              <w:rPr>
                <w:sz w:val="20"/>
                <w:szCs w:val="20"/>
              </w:rPr>
              <w:t>-3.296</w:t>
            </w:r>
          </w:p>
        </w:tc>
        <w:tc>
          <w:tcPr>
            <w:tcW w:w="1169" w:type="dxa"/>
            <w:vAlign w:val="bottom"/>
          </w:tcPr>
          <w:p w14:paraId="69670B2F" w14:textId="77777777" w:rsidR="00872344" w:rsidRDefault="00A02A4C">
            <w:pPr>
              <w:jc w:val="center"/>
              <w:rPr>
                <w:sz w:val="20"/>
                <w:szCs w:val="20"/>
              </w:rPr>
            </w:pPr>
            <w:r>
              <w:rPr>
                <w:sz w:val="20"/>
                <w:szCs w:val="20"/>
              </w:rPr>
              <w:t>1.749</w:t>
            </w:r>
          </w:p>
        </w:tc>
        <w:tc>
          <w:tcPr>
            <w:tcW w:w="718" w:type="dxa"/>
            <w:vAlign w:val="bottom"/>
          </w:tcPr>
          <w:p w14:paraId="312502B6" w14:textId="77777777" w:rsidR="00872344" w:rsidRDefault="00A02A4C">
            <w:pPr>
              <w:jc w:val="center"/>
              <w:rPr>
                <w:sz w:val="20"/>
                <w:szCs w:val="20"/>
              </w:rPr>
            </w:pPr>
            <w:r>
              <w:rPr>
                <w:sz w:val="20"/>
                <w:szCs w:val="20"/>
              </w:rPr>
              <w:t>1.000</w:t>
            </w:r>
          </w:p>
        </w:tc>
        <w:tc>
          <w:tcPr>
            <w:tcW w:w="1169" w:type="dxa"/>
            <w:vAlign w:val="bottom"/>
          </w:tcPr>
          <w:p w14:paraId="73E5C486" w14:textId="77777777" w:rsidR="00872344" w:rsidRDefault="00A02A4C">
            <w:pPr>
              <w:jc w:val="center"/>
              <w:rPr>
                <w:sz w:val="20"/>
                <w:szCs w:val="20"/>
              </w:rPr>
            </w:pPr>
            <w:r>
              <w:rPr>
                <w:sz w:val="20"/>
                <w:szCs w:val="20"/>
              </w:rPr>
              <w:t>12918</w:t>
            </w:r>
          </w:p>
        </w:tc>
        <w:tc>
          <w:tcPr>
            <w:tcW w:w="997" w:type="dxa"/>
            <w:vAlign w:val="bottom"/>
          </w:tcPr>
          <w:p w14:paraId="50B142AA" w14:textId="77777777" w:rsidR="00872344" w:rsidRDefault="00A02A4C">
            <w:pPr>
              <w:jc w:val="center"/>
              <w:rPr>
                <w:sz w:val="20"/>
                <w:szCs w:val="20"/>
              </w:rPr>
            </w:pPr>
            <w:r>
              <w:rPr>
                <w:sz w:val="20"/>
                <w:szCs w:val="20"/>
              </w:rPr>
              <w:t>14222</w:t>
            </w:r>
          </w:p>
        </w:tc>
      </w:tr>
      <w:tr w:rsidR="00872344" w14:paraId="4EF8002D" w14:textId="77777777">
        <w:trPr>
          <w:trHeight w:val="256"/>
        </w:trPr>
        <w:tc>
          <w:tcPr>
            <w:tcW w:w="2775" w:type="dxa"/>
            <w:vAlign w:val="bottom"/>
          </w:tcPr>
          <w:p w14:paraId="1D9F4B66" w14:textId="77777777" w:rsidR="00872344" w:rsidRDefault="00A02A4C">
            <w:pPr>
              <w:rPr>
                <w:sz w:val="20"/>
                <w:szCs w:val="20"/>
              </w:rPr>
            </w:pPr>
            <w:r>
              <w:rPr>
                <w:sz w:val="20"/>
                <w:szCs w:val="20"/>
              </w:rPr>
              <w:t>soundFact3:genusPseudonaja</w:t>
            </w:r>
          </w:p>
        </w:tc>
        <w:tc>
          <w:tcPr>
            <w:tcW w:w="1082" w:type="dxa"/>
            <w:vAlign w:val="bottom"/>
          </w:tcPr>
          <w:p w14:paraId="031C3730" w14:textId="77777777" w:rsidR="00872344" w:rsidRDefault="00A02A4C">
            <w:pPr>
              <w:jc w:val="center"/>
              <w:rPr>
                <w:sz w:val="20"/>
                <w:szCs w:val="20"/>
              </w:rPr>
            </w:pPr>
            <w:r>
              <w:rPr>
                <w:sz w:val="20"/>
                <w:szCs w:val="20"/>
              </w:rPr>
              <w:t>0.285</w:t>
            </w:r>
          </w:p>
        </w:tc>
        <w:tc>
          <w:tcPr>
            <w:tcW w:w="956" w:type="dxa"/>
            <w:vAlign w:val="bottom"/>
          </w:tcPr>
          <w:p w14:paraId="6C7DE994" w14:textId="77777777" w:rsidR="00872344" w:rsidRDefault="00A02A4C">
            <w:pPr>
              <w:jc w:val="center"/>
              <w:rPr>
                <w:sz w:val="20"/>
                <w:szCs w:val="20"/>
              </w:rPr>
            </w:pPr>
            <w:r>
              <w:rPr>
                <w:sz w:val="20"/>
                <w:szCs w:val="20"/>
              </w:rPr>
              <w:t>1.349</w:t>
            </w:r>
          </w:p>
        </w:tc>
        <w:tc>
          <w:tcPr>
            <w:tcW w:w="1109" w:type="dxa"/>
            <w:vAlign w:val="bottom"/>
          </w:tcPr>
          <w:p w14:paraId="3576B500" w14:textId="77777777" w:rsidR="00872344" w:rsidRDefault="00A02A4C">
            <w:pPr>
              <w:jc w:val="center"/>
              <w:rPr>
                <w:sz w:val="20"/>
                <w:szCs w:val="20"/>
              </w:rPr>
            </w:pPr>
            <w:r>
              <w:rPr>
                <w:sz w:val="20"/>
                <w:szCs w:val="20"/>
              </w:rPr>
              <w:t>-2.347</w:t>
            </w:r>
          </w:p>
        </w:tc>
        <w:tc>
          <w:tcPr>
            <w:tcW w:w="1169" w:type="dxa"/>
            <w:vAlign w:val="bottom"/>
          </w:tcPr>
          <w:p w14:paraId="260A9080" w14:textId="77777777" w:rsidR="00872344" w:rsidRDefault="00A02A4C">
            <w:pPr>
              <w:jc w:val="center"/>
              <w:rPr>
                <w:sz w:val="20"/>
                <w:szCs w:val="20"/>
              </w:rPr>
            </w:pPr>
            <w:r>
              <w:rPr>
                <w:sz w:val="20"/>
                <w:szCs w:val="20"/>
              </w:rPr>
              <w:t>2.926</w:t>
            </w:r>
          </w:p>
        </w:tc>
        <w:tc>
          <w:tcPr>
            <w:tcW w:w="718" w:type="dxa"/>
            <w:vAlign w:val="bottom"/>
          </w:tcPr>
          <w:p w14:paraId="7E564D9F" w14:textId="77777777" w:rsidR="00872344" w:rsidRDefault="00A02A4C">
            <w:pPr>
              <w:jc w:val="center"/>
              <w:rPr>
                <w:sz w:val="20"/>
                <w:szCs w:val="20"/>
              </w:rPr>
            </w:pPr>
            <w:r>
              <w:rPr>
                <w:sz w:val="20"/>
                <w:szCs w:val="20"/>
              </w:rPr>
              <w:t>1.000</w:t>
            </w:r>
          </w:p>
        </w:tc>
        <w:tc>
          <w:tcPr>
            <w:tcW w:w="1169" w:type="dxa"/>
            <w:vAlign w:val="bottom"/>
          </w:tcPr>
          <w:p w14:paraId="4FECC5C5" w14:textId="77777777" w:rsidR="00872344" w:rsidRDefault="00A02A4C">
            <w:pPr>
              <w:jc w:val="center"/>
              <w:rPr>
                <w:sz w:val="20"/>
                <w:szCs w:val="20"/>
              </w:rPr>
            </w:pPr>
            <w:r>
              <w:rPr>
                <w:sz w:val="20"/>
                <w:szCs w:val="20"/>
              </w:rPr>
              <w:t>11746</w:t>
            </w:r>
          </w:p>
        </w:tc>
        <w:tc>
          <w:tcPr>
            <w:tcW w:w="997" w:type="dxa"/>
            <w:vAlign w:val="bottom"/>
          </w:tcPr>
          <w:p w14:paraId="496BFDE4" w14:textId="77777777" w:rsidR="00872344" w:rsidRDefault="00A02A4C">
            <w:pPr>
              <w:jc w:val="center"/>
              <w:rPr>
                <w:sz w:val="20"/>
                <w:szCs w:val="20"/>
              </w:rPr>
            </w:pPr>
            <w:r>
              <w:rPr>
                <w:sz w:val="20"/>
                <w:szCs w:val="20"/>
              </w:rPr>
              <w:t>14912</w:t>
            </w:r>
          </w:p>
        </w:tc>
      </w:tr>
      <w:tr w:rsidR="00872344" w14:paraId="5D5C7594" w14:textId="77777777">
        <w:trPr>
          <w:trHeight w:val="256"/>
        </w:trPr>
        <w:tc>
          <w:tcPr>
            <w:tcW w:w="2775" w:type="dxa"/>
            <w:vAlign w:val="bottom"/>
          </w:tcPr>
          <w:p w14:paraId="1B2B8ADA" w14:textId="77777777" w:rsidR="00872344" w:rsidRDefault="00872344">
            <w:pPr>
              <w:rPr>
                <w:sz w:val="20"/>
                <w:szCs w:val="20"/>
              </w:rPr>
            </w:pPr>
          </w:p>
        </w:tc>
        <w:tc>
          <w:tcPr>
            <w:tcW w:w="1082" w:type="dxa"/>
            <w:vAlign w:val="bottom"/>
          </w:tcPr>
          <w:p w14:paraId="707A9220" w14:textId="77777777" w:rsidR="00872344" w:rsidRDefault="00872344">
            <w:pPr>
              <w:jc w:val="center"/>
              <w:rPr>
                <w:sz w:val="20"/>
                <w:szCs w:val="20"/>
              </w:rPr>
            </w:pPr>
          </w:p>
        </w:tc>
        <w:tc>
          <w:tcPr>
            <w:tcW w:w="956" w:type="dxa"/>
            <w:vAlign w:val="bottom"/>
          </w:tcPr>
          <w:p w14:paraId="2944DA06" w14:textId="77777777" w:rsidR="00872344" w:rsidRDefault="00872344">
            <w:pPr>
              <w:jc w:val="center"/>
              <w:rPr>
                <w:sz w:val="20"/>
                <w:szCs w:val="20"/>
              </w:rPr>
            </w:pPr>
          </w:p>
        </w:tc>
        <w:tc>
          <w:tcPr>
            <w:tcW w:w="1109" w:type="dxa"/>
            <w:vAlign w:val="bottom"/>
          </w:tcPr>
          <w:p w14:paraId="516CF085" w14:textId="77777777" w:rsidR="00872344" w:rsidRDefault="00872344">
            <w:pPr>
              <w:jc w:val="center"/>
              <w:rPr>
                <w:sz w:val="20"/>
                <w:szCs w:val="20"/>
              </w:rPr>
            </w:pPr>
          </w:p>
        </w:tc>
        <w:tc>
          <w:tcPr>
            <w:tcW w:w="1169" w:type="dxa"/>
            <w:vAlign w:val="bottom"/>
          </w:tcPr>
          <w:p w14:paraId="5B53FE13" w14:textId="77777777" w:rsidR="00872344" w:rsidRDefault="00872344">
            <w:pPr>
              <w:jc w:val="center"/>
              <w:rPr>
                <w:sz w:val="20"/>
                <w:szCs w:val="20"/>
              </w:rPr>
            </w:pPr>
          </w:p>
        </w:tc>
        <w:tc>
          <w:tcPr>
            <w:tcW w:w="718" w:type="dxa"/>
            <w:vAlign w:val="bottom"/>
          </w:tcPr>
          <w:p w14:paraId="4046FDFD" w14:textId="77777777" w:rsidR="00872344" w:rsidRDefault="00872344">
            <w:pPr>
              <w:jc w:val="center"/>
              <w:rPr>
                <w:sz w:val="20"/>
                <w:szCs w:val="20"/>
              </w:rPr>
            </w:pPr>
          </w:p>
        </w:tc>
        <w:tc>
          <w:tcPr>
            <w:tcW w:w="1169" w:type="dxa"/>
            <w:vAlign w:val="bottom"/>
          </w:tcPr>
          <w:p w14:paraId="7E8A99A4" w14:textId="77777777" w:rsidR="00872344" w:rsidRDefault="00872344">
            <w:pPr>
              <w:jc w:val="center"/>
              <w:rPr>
                <w:sz w:val="20"/>
                <w:szCs w:val="20"/>
              </w:rPr>
            </w:pPr>
          </w:p>
        </w:tc>
        <w:tc>
          <w:tcPr>
            <w:tcW w:w="997" w:type="dxa"/>
            <w:vAlign w:val="bottom"/>
          </w:tcPr>
          <w:p w14:paraId="26351467" w14:textId="77777777" w:rsidR="00872344" w:rsidRDefault="00872344">
            <w:pPr>
              <w:jc w:val="center"/>
              <w:rPr>
                <w:sz w:val="20"/>
                <w:szCs w:val="20"/>
              </w:rPr>
            </w:pPr>
          </w:p>
        </w:tc>
      </w:tr>
      <w:tr w:rsidR="00872344" w14:paraId="2A3417AD" w14:textId="77777777">
        <w:trPr>
          <w:trHeight w:val="256"/>
        </w:trPr>
        <w:tc>
          <w:tcPr>
            <w:tcW w:w="2775" w:type="dxa"/>
            <w:vAlign w:val="bottom"/>
          </w:tcPr>
          <w:p w14:paraId="3F179784" w14:textId="77777777" w:rsidR="00872344" w:rsidRDefault="00A02A4C">
            <w:pPr>
              <w:jc w:val="center"/>
              <w:rPr>
                <w:b/>
                <w:bCs/>
                <w:sz w:val="20"/>
                <w:szCs w:val="20"/>
              </w:rPr>
            </w:pPr>
            <w:r>
              <w:rPr>
                <w:b/>
                <w:bCs/>
                <w:sz w:val="20"/>
                <w:szCs w:val="20"/>
              </w:rPr>
              <w:t>Random effects</w:t>
            </w:r>
          </w:p>
        </w:tc>
        <w:tc>
          <w:tcPr>
            <w:tcW w:w="1082" w:type="dxa"/>
            <w:vAlign w:val="bottom"/>
          </w:tcPr>
          <w:p w14:paraId="071C7A40" w14:textId="77777777" w:rsidR="00872344" w:rsidRDefault="00A02A4C">
            <w:pPr>
              <w:jc w:val="center"/>
              <w:rPr>
                <w:sz w:val="20"/>
                <w:szCs w:val="20"/>
              </w:rPr>
            </w:pPr>
            <w:r>
              <w:rPr>
                <w:sz w:val="20"/>
                <w:szCs w:val="20"/>
              </w:rPr>
              <w:t>Estimate</w:t>
            </w:r>
          </w:p>
        </w:tc>
        <w:tc>
          <w:tcPr>
            <w:tcW w:w="956" w:type="dxa"/>
            <w:vAlign w:val="bottom"/>
          </w:tcPr>
          <w:p w14:paraId="6A8A8DD0" w14:textId="77777777" w:rsidR="00872344" w:rsidRDefault="00A02A4C">
            <w:pPr>
              <w:jc w:val="center"/>
              <w:rPr>
                <w:sz w:val="20"/>
                <w:szCs w:val="20"/>
              </w:rPr>
            </w:pPr>
            <w:r>
              <w:rPr>
                <w:sz w:val="20"/>
                <w:szCs w:val="20"/>
              </w:rPr>
              <w:t>SE</w:t>
            </w:r>
          </w:p>
        </w:tc>
        <w:tc>
          <w:tcPr>
            <w:tcW w:w="1109" w:type="dxa"/>
            <w:vAlign w:val="bottom"/>
          </w:tcPr>
          <w:p w14:paraId="606F56FA" w14:textId="77777777" w:rsidR="00872344" w:rsidRDefault="00A02A4C">
            <w:pPr>
              <w:jc w:val="center"/>
              <w:rPr>
                <w:sz w:val="20"/>
                <w:szCs w:val="20"/>
              </w:rPr>
            </w:pPr>
            <w:r>
              <w:rPr>
                <w:sz w:val="20"/>
                <w:szCs w:val="20"/>
              </w:rPr>
              <w:t>Lower 95% CI</w:t>
            </w:r>
          </w:p>
        </w:tc>
        <w:tc>
          <w:tcPr>
            <w:tcW w:w="1169" w:type="dxa"/>
            <w:vAlign w:val="bottom"/>
          </w:tcPr>
          <w:p w14:paraId="2A689CAC" w14:textId="77777777" w:rsidR="00872344" w:rsidRDefault="00A02A4C">
            <w:pPr>
              <w:jc w:val="center"/>
              <w:rPr>
                <w:sz w:val="20"/>
                <w:szCs w:val="20"/>
              </w:rPr>
            </w:pPr>
            <w:r>
              <w:rPr>
                <w:sz w:val="20"/>
                <w:szCs w:val="20"/>
              </w:rPr>
              <w:t>Upper 95% CI</w:t>
            </w:r>
          </w:p>
        </w:tc>
        <w:tc>
          <w:tcPr>
            <w:tcW w:w="718" w:type="dxa"/>
            <w:vAlign w:val="bottom"/>
          </w:tcPr>
          <w:p w14:paraId="0A4F42E3" w14:textId="77777777" w:rsidR="00872344" w:rsidRDefault="00A02A4C">
            <w:pPr>
              <w:jc w:val="center"/>
              <w:rPr>
                <w:sz w:val="20"/>
                <w:szCs w:val="20"/>
              </w:rPr>
            </w:pPr>
            <w:r>
              <w:rPr>
                <w:sz w:val="20"/>
                <w:szCs w:val="20"/>
              </w:rPr>
              <w:t>Ȓ</w:t>
            </w:r>
          </w:p>
        </w:tc>
        <w:tc>
          <w:tcPr>
            <w:tcW w:w="1169" w:type="dxa"/>
            <w:vAlign w:val="bottom"/>
          </w:tcPr>
          <w:p w14:paraId="1DC5AE1F" w14:textId="77777777" w:rsidR="00872344" w:rsidRDefault="00A02A4C">
            <w:pPr>
              <w:jc w:val="center"/>
              <w:rPr>
                <w:sz w:val="20"/>
                <w:szCs w:val="20"/>
              </w:rPr>
            </w:pPr>
            <w:r>
              <w:rPr>
                <w:sz w:val="20"/>
                <w:szCs w:val="20"/>
              </w:rPr>
              <w:t>Bulk ESS</w:t>
            </w:r>
          </w:p>
        </w:tc>
        <w:tc>
          <w:tcPr>
            <w:tcW w:w="997" w:type="dxa"/>
            <w:vAlign w:val="bottom"/>
          </w:tcPr>
          <w:p w14:paraId="43B5A2D1" w14:textId="77777777" w:rsidR="00872344" w:rsidRDefault="00A02A4C">
            <w:pPr>
              <w:jc w:val="center"/>
              <w:rPr>
                <w:sz w:val="20"/>
                <w:szCs w:val="20"/>
              </w:rPr>
            </w:pPr>
            <w:r>
              <w:rPr>
                <w:sz w:val="20"/>
                <w:szCs w:val="20"/>
              </w:rPr>
              <w:t>Tail ESS</w:t>
            </w:r>
          </w:p>
        </w:tc>
      </w:tr>
      <w:tr w:rsidR="00872344" w14:paraId="25F7ADE9" w14:textId="77777777">
        <w:trPr>
          <w:trHeight w:val="256"/>
        </w:trPr>
        <w:tc>
          <w:tcPr>
            <w:tcW w:w="2775" w:type="dxa"/>
            <w:vAlign w:val="bottom"/>
          </w:tcPr>
          <w:p w14:paraId="2B7D02F8" w14:textId="77777777" w:rsidR="00872344" w:rsidRDefault="00A02A4C">
            <w:pPr>
              <w:rPr>
                <w:sz w:val="20"/>
                <w:szCs w:val="20"/>
              </w:rPr>
            </w:pPr>
            <w:r>
              <w:rPr>
                <w:sz w:val="20"/>
                <w:szCs w:val="20"/>
              </w:rPr>
              <w:t>Speaker Side</w:t>
            </w:r>
          </w:p>
        </w:tc>
        <w:tc>
          <w:tcPr>
            <w:tcW w:w="1082" w:type="dxa"/>
            <w:vAlign w:val="bottom"/>
          </w:tcPr>
          <w:p w14:paraId="75E7A3A1" w14:textId="77777777" w:rsidR="00872344" w:rsidRDefault="00A02A4C">
            <w:pPr>
              <w:jc w:val="center"/>
              <w:rPr>
                <w:sz w:val="20"/>
                <w:szCs w:val="20"/>
              </w:rPr>
            </w:pPr>
            <w:r>
              <w:rPr>
                <w:sz w:val="20"/>
                <w:szCs w:val="20"/>
              </w:rPr>
              <w:t>0.913</w:t>
            </w:r>
          </w:p>
        </w:tc>
        <w:tc>
          <w:tcPr>
            <w:tcW w:w="956" w:type="dxa"/>
            <w:vAlign w:val="bottom"/>
          </w:tcPr>
          <w:p w14:paraId="527D58E3" w14:textId="77777777" w:rsidR="00872344" w:rsidRDefault="00A02A4C">
            <w:pPr>
              <w:jc w:val="center"/>
              <w:rPr>
                <w:sz w:val="20"/>
                <w:szCs w:val="20"/>
              </w:rPr>
            </w:pPr>
            <w:r>
              <w:rPr>
                <w:sz w:val="20"/>
                <w:szCs w:val="20"/>
              </w:rPr>
              <w:t>1.312</w:t>
            </w:r>
          </w:p>
        </w:tc>
        <w:tc>
          <w:tcPr>
            <w:tcW w:w="1109" w:type="dxa"/>
            <w:vAlign w:val="bottom"/>
          </w:tcPr>
          <w:p w14:paraId="2DC7F0FB" w14:textId="77777777" w:rsidR="00872344" w:rsidRDefault="00A02A4C">
            <w:pPr>
              <w:jc w:val="center"/>
              <w:rPr>
                <w:sz w:val="20"/>
                <w:szCs w:val="20"/>
              </w:rPr>
            </w:pPr>
            <w:r>
              <w:rPr>
                <w:sz w:val="20"/>
                <w:szCs w:val="20"/>
              </w:rPr>
              <w:t>0.018</w:t>
            </w:r>
          </w:p>
        </w:tc>
        <w:tc>
          <w:tcPr>
            <w:tcW w:w="1169" w:type="dxa"/>
            <w:vAlign w:val="bottom"/>
          </w:tcPr>
          <w:p w14:paraId="6A7491F7" w14:textId="77777777" w:rsidR="00872344" w:rsidRDefault="00A02A4C">
            <w:pPr>
              <w:jc w:val="center"/>
              <w:rPr>
                <w:sz w:val="20"/>
                <w:szCs w:val="20"/>
              </w:rPr>
            </w:pPr>
            <w:r>
              <w:rPr>
                <w:sz w:val="20"/>
                <w:szCs w:val="20"/>
              </w:rPr>
              <w:t>4.278</w:t>
            </w:r>
          </w:p>
        </w:tc>
        <w:tc>
          <w:tcPr>
            <w:tcW w:w="718" w:type="dxa"/>
            <w:vAlign w:val="bottom"/>
          </w:tcPr>
          <w:p w14:paraId="1510A732" w14:textId="77777777" w:rsidR="00872344" w:rsidRDefault="00A02A4C">
            <w:pPr>
              <w:jc w:val="center"/>
              <w:rPr>
                <w:sz w:val="20"/>
                <w:szCs w:val="20"/>
              </w:rPr>
            </w:pPr>
            <w:r>
              <w:rPr>
                <w:sz w:val="20"/>
                <w:szCs w:val="20"/>
              </w:rPr>
              <w:t>1.000</w:t>
            </w:r>
          </w:p>
        </w:tc>
        <w:tc>
          <w:tcPr>
            <w:tcW w:w="1169" w:type="dxa"/>
            <w:vAlign w:val="bottom"/>
          </w:tcPr>
          <w:p w14:paraId="3AEAE34F" w14:textId="77777777" w:rsidR="00872344" w:rsidRDefault="00A02A4C">
            <w:pPr>
              <w:jc w:val="center"/>
              <w:rPr>
                <w:sz w:val="20"/>
                <w:szCs w:val="20"/>
              </w:rPr>
            </w:pPr>
            <w:r>
              <w:rPr>
                <w:sz w:val="20"/>
                <w:szCs w:val="20"/>
              </w:rPr>
              <w:t>7276</w:t>
            </w:r>
          </w:p>
        </w:tc>
        <w:tc>
          <w:tcPr>
            <w:tcW w:w="997" w:type="dxa"/>
            <w:vAlign w:val="bottom"/>
          </w:tcPr>
          <w:p w14:paraId="601F25BD" w14:textId="77777777" w:rsidR="00872344" w:rsidRDefault="00A02A4C">
            <w:pPr>
              <w:jc w:val="center"/>
              <w:rPr>
                <w:sz w:val="20"/>
                <w:szCs w:val="20"/>
              </w:rPr>
            </w:pPr>
            <w:r>
              <w:rPr>
                <w:sz w:val="20"/>
                <w:szCs w:val="20"/>
              </w:rPr>
              <w:t>8774</w:t>
            </w:r>
          </w:p>
        </w:tc>
      </w:tr>
      <w:tr w:rsidR="00872344" w14:paraId="4F12284A" w14:textId="77777777">
        <w:trPr>
          <w:trHeight w:val="256"/>
        </w:trPr>
        <w:tc>
          <w:tcPr>
            <w:tcW w:w="2775" w:type="dxa"/>
            <w:vAlign w:val="bottom"/>
          </w:tcPr>
          <w:p w14:paraId="29D78CDA" w14:textId="77777777" w:rsidR="00872344" w:rsidRDefault="00A02A4C">
            <w:pPr>
              <w:rPr>
                <w:sz w:val="20"/>
                <w:szCs w:val="20"/>
              </w:rPr>
            </w:pPr>
            <w:r>
              <w:rPr>
                <w:sz w:val="20"/>
                <w:szCs w:val="20"/>
              </w:rPr>
              <w:t>Snake</w:t>
            </w:r>
          </w:p>
        </w:tc>
        <w:tc>
          <w:tcPr>
            <w:tcW w:w="1082" w:type="dxa"/>
            <w:vAlign w:val="bottom"/>
          </w:tcPr>
          <w:p w14:paraId="4D434C6E" w14:textId="77777777" w:rsidR="00872344" w:rsidRDefault="00A02A4C">
            <w:pPr>
              <w:jc w:val="center"/>
              <w:rPr>
                <w:sz w:val="20"/>
                <w:szCs w:val="20"/>
              </w:rPr>
            </w:pPr>
            <w:r>
              <w:rPr>
                <w:sz w:val="20"/>
                <w:szCs w:val="20"/>
              </w:rPr>
              <w:t>2.026</w:t>
            </w:r>
          </w:p>
        </w:tc>
        <w:tc>
          <w:tcPr>
            <w:tcW w:w="956" w:type="dxa"/>
            <w:vAlign w:val="bottom"/>
          </w:tcPr>
          <w:p w14:paraId="29D7EB82" w14:textId="77777777" w:rsidR="00872344" w:rsidRDefault="00A02A4C">
            <w:pPr>
              <w:jc w:val="center"/>
              <w:rPr>
                <w:sz w:val="20"/>
                <w:szCs w:val="20"/>
              </w:rPr>
            </w:pPr>
            <w:r>
              <w:rPr>
                <w:sz w:val="20"/>
                <w:szCs w:val="20"/>
              </w:rPr>
              <w:t>0.577</w:t>
            </w:r>
          </w:p>
        </w:tc>
        <w:tc>
          <w:tcPr>
            <w:tcW w:w="1109" w:type="dxa"/>
            <w:vAlign w:val="bottom"/>
          </w:tcPr>
          <w:p w14:paraId="5B72A202" w14:textId="77777777" w:rsidR="00872344" w:rsidRDefault="00A02A4C">
            <w:pPr>
              <w:jc w:val="center"/>
              <w:rPr>
                <w:sz w:val="20"/>
                <w:szCs w:val="20"/>
              </w:rPr>
            </w:pPr>
            <w:r>
              <w:rPr>
                <w:sz w:val="20"/>
                <w:szCs w:val="20"/>
              </w:rPr>
              <w:t>1.146</w:t>
            </w:r>
          </w:p>
        </w:tc>
        <w:tc>
          <w:tcPr>
            <w:tcW w:w="1169" w:type="dxa"/>
            <w:vAlign w:val="bottom"/>
          </w:tcPr>
          <w:p w14:paraId="57BE0104" w14:textId="77777777" w:rsidR="00872344" w:rsidRDefault="00A02A4C">
            <w:pPr>
              <w:jc w:val="center"/>
              <w:rPr>
                <w:sz w:val="20"/>
                <w:szCs w:val="20"/>
              </w:rPr>
            </w:pPr>
            <w:r>
              <w:rPr>
                <w:sz w:val="20"/>
                <w:szCs w:val="20"/>
              </w:rPr>
              <w:t>3.373</w:t>
            </w:r>
          </w:p>
        </w:tc>
        <w:tc>
          <w:tcPr>
            <w:tcW w:w="718" w:type="dxa"/>
            <w:vAlign w:val="bottom"/>
          </w:tcPr>
          <w:p w14:paraId="2F39CB93" w14:textId="77777777" w:rsidR="00872344" w:rsidRDefault="00A02A4C">
            <w:pPr>
              <w:jc w:val="center"/>
              <w:rPr>
                <w:sz w:val="20"/>
                <w:szCs w:val="20"/>
              </w:rPr>
            </w:pPr>
            <w:r>
              <w:rPr>
                <w:sz w:val="20"/>
                <w:szCs w:val="20"/>
              </w:rPr>
              <w:t>1.001</w:t>
            </w:r>
          </w:p>
        </w:tc>
        <w:tc>
          <w:tcPr>
            <w:tcW w:w="1169" w:type="dxa"/>
            <w:vAlign w:val="bottom"/>
          </w:tcPr>
          <w:p w14:paraId="57438710" w14:textId="77777777" w:rsidR="00872344" w:rsidRDefault="00A02A4C">
            <w:pPr>
              <w:jc w:val="center"/>
              <w:rPr>
                <w:sz w:val="20"/>
                <w:szCs w:val="20"/>
              </w:rPr>
            </w:pPr>
            <w:r>
              <w:rPr>
                <w:sz w:val="20"/>
                <w:szCs w:val="20"/>
              </w:rPr>
              <w:t>7859</w:t>
            </w:r>
          </w:p>
        </w:tc>
        <w:tc>
          <w:tcPr>
            <w:tcW w:w="997" w:type="dxa"/>
            <w:vAlign w:val="bottom"/>
          </w:tcPr>
          <w:p w14:paraId="54A167A6" w14:textId="77777777" w:rsidR="00872344" w:rsidRDefault="00A02A4C">
            <w:pPr>
              <w:jc w:val="center"/>
              <w:rPr>
                <w:sz w:val="20"/>
                <w:szCs w:val="20"/>
              </w:rPr>
            </w:pPr>
            <w:r>
              <w:rPr>
                <w:sz w:val="20"/>
                <w:szCs w:val="20"/>
              </w:rPr>
              <w:t>12714</w:t>
            </w:r>
          </w:p>
        </w:tc>
      </w:tr>
      <w:tr w:rsidR="00872344" w14:paraId="2A0FD315" w14:textId="77777777">
        <w:trPr>
          <w:trHeight w:val="256"/>
        </w:trPr>
        <w:tc>
          <w:tcPr>
            <w:tcW w:w="2775" w:type="dxa"/>
            <w:vAlign w:val="bottom"/>
          </w:tcPr>
          <w:p w14:paraId="06A088AF" w14:textId="77777777" w:rsidR="00872344" w:rsidRDefault="00A02A4C">
            <w:pPr>
              <w:rPr>
                <w:sz w:val="20"/>
                <w:szCs w:val="20"/>
              </w:rPr>
            </w:pPr>
            <w:r>
              <w:rPr>
                <w:sz w:val="20"/>
                <w:szCs w:val="20"/>
              </w:rPr>
              <w:t>Trial</w:t>
            </w:r>
          </w:p>
        </w:tc>
        <w:tc>
          <w:tcPr>
            <w:tcW w:w="1082" w:type="dxa"/>
            <w:vAlign w:val="bottom"/>
          </w:tcPr>
          <w:p w14:paraId="57A86755" w14:textId="77777777" w:rsidR="00872344" w:rsidRDefault="00A02A4C">
            <w:pPr>
              <w:jc w:val="center"/>
              <w:rPr>
                <w:sz w:val="20"/>
                <w:szCs w:val="20"/>
              </w:rPr>
            </w:pPr>
            <w:r>
              <w:rPr>
                <w:sz w:val="20"/>
                <w:szCs w:val="20"/>
              </w:rPr>
              <w:t>0.226</w:t>
            </w:r>
          </w:p>
        </w:tc>
        <w:tc>
          <w:tcPr>
            <w:tcW w:w="956" w:type="dxa"/>
            <w:vAlign w:val="bottom"/>
          </w:tcPr>
          <w:p w14:paraId="729105D6" w14:textId="77777777" w:rsidR="00872344" w:rsidRDefault="00A02A4C">
            <w:pPr>
              <w:jc w:val="center"/>
              <w:rPr>
                <w:sz w:val="20"/>
                <w:szCs w:val="20"/>
              </w:rPr>
            </w:pPr>
            <w:r>
              <w:rPr>
                <w:sz w:val="20"/>
                <w:szCs w:val="20"/>
              </w:rPr>
              <w:t>0.176</w:t>
            </w:r>
          </w:p>
        </w:tc>
        <w:tc>
          <w:tcPr>
            <w:tcW w:w="1109" w:type="dxa"/>
            <w:vAlign w:val="bottom"/>
          </w:tcPr>
          <w:p w14:paraId="4099DA67" w14:textId="77777777" w:rsidR="00872344" w:rsidRDefault="00A02A4C">
            <w:pPr>
              <w:jc w:val="center"/>
              <w:rPr>
                <w:sz w:val="20"/>
                <w:szCs w:val="20"/>
              </w:rPr>
            </w:pPr>
            <w:r>
              <w:rPr>
                <w:sz w:val="20"/>
                <w:szCs w:val="20"/>
              </w:rPr>
              <w:t>0.008</w:t>
            </w:r>
          </w:p>
        </w:tc>
        <w:tc>
          <w:tcPr>
            <w:tcW w:w="1169" w:type="dxa"/>
            <w:vAlign w:val="bottom"/>
          </w:tcPr>
          <w:p w14:paraId="695C7E67" w14:textId="77777777" w:rsidR="00872344" w:rsidRDefault="00A02A4C">
            <w:pPr>
              <w:jc w:val="center"/>
              <w:rPr>
                <w:sz w:val="20"/>
                <w:szCs w:val="20"/>
              </w:rPr>
            </w:pPr>
            <w:r>
              <w:rPr>
                <w:sz w:val="20"/>
                <w:szCs w:val="20"/>
              </w:rPr>
              <w:t>0.649</w:t>
            </w:r>
          </w:p>
        </w:tc>
        <w:tc>
          <w:tcPr>
            <w:tcW w:w="718" w:type="dxa"/>
            <w:vAlign w:val="bottom"/>
          </w:tcPr>
          <w:p w14:paraId="1C6A1F38" w14:textId="77777777" w:rsidR="00872344" w:rsidRDefault="00A02A4C">
            <w:pPr>
              <w:jc w:val="center"/>
              <w:rPr>
                <w:sz w:val="20"/>
                <w:szCs w:val="20"/>
              </w:rPr>
            </w:pPr>
            <w:r>
              <w:rPr>
                <w:sz w:val="20"/>
                <w:szCs w:val="20"/>
              </w:rPr>
              <w:t>1.000</w:t>
            </w:r>
          </w:p>
        </w:tc>
        <w:tc>
          <w:tcPr>
            <w:tcW w:w="1169" w:type="dxa"/>
            <w:vAlign w:val="bottom"/>
          </w:tcPr>
          <w:p w14:paraId="2E3C6D1A" w14:textId="77777777" w:rsidR="00872344" w:rsidRDefault="00A02A4C">
            <w:pPr>
              <w:jc w:val="center"/>
              <w:rPr>
                <w:sz w:val="20"/>
                <w:szCs w:val="20"/>
              </w:rPr>
            </w:pPr>
            <w:r>
              <w:rPr>
                <w:sz w:val="20"/>
                <w:szCs w:val="20"/>
              </w:rPr>
              <w:t>10289</w:t>
            </w:r>
          </w:p>
        </w:tc>
        <w:tc>
          <w:tcPr>
            <w:tcW w:w="997" w:type="dxa"/>
            <w:vAlign w:val="bottom"/>
          </w:tcPr>
          <w:p w14:paraId="5F325C67" w14:textId="77777777" w:rsidR="00872344" w:rsidRDefault="00A02A4C">
            <w:pPr>
              <w:jc w:val="center"/>
              <w:rPr>
                <w:sz w:val="20"/>
                <w:szCs w:val="20"/>
              </w:rPr>
            </w:pPr>
            <w:r>
              <w:rPr>
                <w:sz w:val="20"/>
                <w:szCs w:val="20"/>
              </w:rPr>
              <w:t>7965</w:t>
            </w:r>
          </w:p>
        </w:tc>
      </w:tr>
      <w:tr w:rsidR="00872344" w14:paraId="494370EE" w14:textId="77777777">
        <w:trPr>
          <w:trHeight w:val="256"/>
        </w:trPr>
        <w:tc>
          <w:tcPr>
            <w:tcW w:w="2775" w:type="dxa"/>
            <w:vAlign w:val="bottom"/>
          </w:tcPr>
          <w:p w14:paraId="3C21832D" w14:textId="77777777" w:rsidR="00872344" w:rsidRDefault="00872344">
            <w:pPr>
              <w:rPr>
                <w:sz w:val="20"/>
                <w:szCs w:val="20"/>
              </w:rPr>
            </w:pPr>
          </w:p>
        </w:tc>
        <w:tc>
          <w:tcPr>
            <w:tcW w:w="1082" w:type="dxa"/>
            <w:vAlign w:val="bottom"/>
          </w:tcPr>
          <w:p w14:paraId="6CB2382D" w14:textId="77777777" w:rsidR="00872344" w:rsidRDefault="00872344">
            <w:pPr>
              <w:jc w:val="center"/>
              <w:rPr>
                <w:sz w:val="20"/>
                <w:szCs w:val="20"/>
              </w:rPr>
            </w:pPr>
          </w:p>
        </w:tc>
        <w:tc>
          <w:tcPr>
            <w:tcW w:w="956" w:type="dxa"/>
            <w:vAlign w:val="bottom"/>
          </w:tcPr>
          <w:p w14:paraId="0C220698" w14:textId="77777777" w:rsidR="00872344" w:rsidRDefault="00872344">
            <w:pPr>
              <w:jc w:val="center"/>
              <w:rPr>
                <w:sz w:val="20"/>
                <w:szCs w:val="20"/>
              </w:rPr>
            </w:pPr>
          </w:p>
        </w:tc>
        <w:tc>
          <w:tcPr>
            <w:tcW w:w="1109" w:type="dxa"/>
            <w:vAlign w:val="bottom"/>
          </w:tcPr>
          <w:p w14:paraId="1063AC98" w14:textId="77777777" w:rsidR="00872344" w:rsidRDefault="00872344">
            <w:pPr>
              <w:jc w:val="center"/>
              <w:rPr>
                <w:sz w:val="20"/>
                <w:szCs w:val="20"/>
              </w:rPr>
            </w:pPr>
          </w:p>
        </w:tc>
        <w:tc>
          <w:tcPr>
            <w:tcW w:w="1169" w:type="dxa"/>
            <w:vAlign w:val="bottom"/>
          </w:tcPr>
          <w:p w14:paraId="5AE0FF9C" w14:textId="77777777" w:rsidR="00872344" w:rsidRDefault="00872344">
            <w:pPr>
              <w:jc w:val="center"/>
              <w:rPr>
                <w:sz w:val="20"/>
                <w:szCs w:val="20"/>
              </w:rPr>
            </w:pPr>
          </w:p>
        </w:tc>
        <w:tc>
          <w:tcPr>
            <w:tcW w:w="718" w:type="dxa"/>
            <w:vAlign w:val="bottom"/>
          </w:tcPr>
          <w:p w14:paraId="04BAECF3" w14:textId="77777777" w:rsidR="00872344" w:rsidRDefault="00872344">
            <w:pPr>
              <w:jc w:val="center"/>
              <w:rPr>
                <w:sz w:val="20"/>
                <w:szCs w:val="20"/>
              </w:rPr>
            </w:pPr>
          </w:p>
        </w:tc>
        <w:tc>
          <w:tcPr>
            <w:tcW w:w="1169" w:type="dxa"/>
            <w:vAlign w:val="bottom"/>
          </w:tcPr>
          <w:p w14:paraId="1220E1A0" w14:textId="77777777" w:rsidR="00872344" w:rsidRDefault="00872344">
            <w:pPr>
              <w:jc w:val="right"/>
              <w:rPr>
                <w:sz w:val="20"/>
                <w:szCs w:val="20"/>
              </w:rPr>
            </w:pPr>
          </w:p>
        </w:tc>
        <w:tc>
          <w:tcPr>
            <w:tcW w:w="997" w:type="dxa"/>
            <w:vAlign w:val="bottom"/>
          </w:tcPr>
          <w:p w14:paraId="127C6536" w14:textId="77777777" w:rsidR="00872344" w:rsidRDefault="00872344">
            <w:pPr>
              <w:jc w:val="right"/>
              <w:rPr>
                <w:sz w:val="20"/>
                <w:szCs w:val="20"/>
              </w:rPr>
            </w:pPr>
          </w:p>
        </w:tc>
      </w:tr>
      <w:tr w:rsidR="00872344" w14:paraId="731BD84B" w14:textId="77777777">
        <w:trPr>
          <w:trHeight w:val="256"/>
        </w:trPr>
        <w:tc>
          <w:tcPr>
            <w:tcW w:w="2775" w:type="dxa"/>
            <w:vAlign w:val="bottom"/>
          </w:tcPr>
          <w:p w14:paraId="3B5029A9" w14:textId="77777777" w:rsidR="00872344" w:rsidRDefault="00A02A4C">
            <w:pPr>
              <w:jc w:val="center"/>
              <w:rPr>
                <w:b/>
                <w:bCs/>
                <w:sz w:val="20"/>
                <w:szCs w:val="20"/>
              </w:rPr>
            </w:pPr>
            <w:r>
              <w:rPr>
                <w:b/>
                <w:bCs/>
                <w:sz w:val="20"/>
                <w:szCs w:val="20"/>
              </w:rPr>
              <w:t>Dispersion test</w:t>
            </w:r>
          </w:p>
        </w:tc>
        <w:tc>
          <w:tcPr>
            <w:tcW w:w="1082" w:type="dxa"/>
            <w:vAlign w:val="bottom"/>
          </w:tcPr>
          <w:p w14:paraId="0D5B1203" w14:textId="77777777" w:rsidR="00872344" w:rsidRDefault="00A02A4C">
            <w:pPr>
              <w:jc w:val="center"/>
              <w:rPr>
                <w:sz w:val="20"/>
                <w:szCs w:val="20"/>
              </w:rPr>
            </w:pPr>
            <w:r>
              <w:rPr>
                <w:sz w:val="20"/>
                <w:szCs w:val="20"/>
              </w:rPr>
              <w:t>Obs:Sim</w:t>
            </w:r>
          </w:p>
        </w:tc>
        <w:tc>
          <w:tcPr>
            <w:tcW w:w="956" w:type="dxa"/>
            <w:vAlign w:val="bottom"/>
          </w:tcPr>
          <w:p w14:paraId="79CEB9DA" w14:textId="77777777" w:rsidR="00872344" w:rsidRDefault="00A02A4C">
            <w:pPr>
              <w:jc w:val="center"/>
              <w:rPr>
                <w:sz w:val="20"/>
                <w:szCs w:val="20"/>
              </w:rPr>
            </w:pPr>
            <w:r>
              <w:rPr>
                <w:sz w:val="20"/>
                <w:szCs w:val="20"/>
              </w:rPr>
              <w:t>P-value</w:t>
            </w:r>
          </w:p>
        </w:tc>
        <w:tc>
          <w:tcPr>
            <w:tcW w:w="1109" w:type="dxa"/>
            <w:vAlign w:val="bottom"/>
          </w:tcPr>
          <w:p w14:paraId="0ABCEC51" w14:textId="77777777" w:rsidR="00872344" w:rsidRDefault="00872344">
            <w:pPr>
              <w:jc w:val="center"/>
              <w:rPr>
                <w:sz w:val="20"/>
                <w:szCs w:val="20"/>
              </w:rPr>
            </w:pPr>
          </w:p>
        </w:tc>
        <w:tc>
          <w:tcPr>
            <w:tcW w:w="1169" w:type="dxa"/>
            <w:vAlign w:val="bottom"/>
          </w:tcPr>
          <w:p w14:paraId="0CC28651" w14:textId="77777777" w:rsidR="00872344" w:rsidRDefault="00872344">
            <w:pPr>
              <w:jc w:val="center"/>
              <w:rPr>
                <w:sz w:val="20"/>
                <w:szCs w:val="20"/>
              </w:rPr>
            </w:pPr>
          </w:p>
        </w:tc>
        <w:tc>
          <w:tcPr>
            <w:tcW w:w="718" w:type="dxa"/>
            <w:vAlign w:val="bottom"/>
          </w:tcPr>
          <w:p w14:paraId="1DA78F52" w14:textId="77777777" w:rsidR="00872344" w:rsidRDefault="00872344">
            <w:pPr>
              <w:jc w:val="center"/>
              <w:rPr>
                <w:sz w:val="20"/>
                <w:szCs w:val="20"/>
              </w:rPr>
            </w:pPr>
          </w:p>
        </w:tc>
        <w:tc>
          <w:tcPr>
            <w:tcW w:w="1169" w:type="dxa"/>
            <w:vAlign w:val="bottom"/>
          </w:tcPr>
          <w:p w14:paraId="4031F19D" w14:textId="77777777" w:rsidR="00872344" w:rsidRDefault="00872344">
            <w:pPr>
              <w:jc w:val="right"/>
              <w:rPr>
                <w:sz w:val="20"/>
                <w:szCs w:val="20"/>
              </w:rPr>
            </w:pPr>
          </w:p>
        </w:tc>
        <w:tc>
          <w:tcPr>
            <w:tcW w:w="997" w:type="dxa"/>
            <w:vAlign w:val="bottom"/>
          </w:tcPr>
          <w:p w14:paraId="570EF00C" w14:textId="77777777" w:rsidR="00872344" w:rsidRDefault="00872344">
            <w:pPr>
              <w:jc w:val="right"/>
              <w:rPr>
                <w:sz w:val="20"/>
                <w:szCs w:val="20"/>
              </w:rPr>
            </w:pPr>
          </w:p>
        </w:tc>
      </w:tr>
      <w:tr w:rsidR="00872344" w14:paraId="2184AA8E" w14:textId="77777777">
        <w:trPr>
          <w:trHeight w:val="256"/>
        </w:trPr>
        <w:tc>
          <w:tcPr>
            <w:tcW w:w="2775" w:type="dxa"/>
            <w:vAlign w:val="bottom"/>
          </w:tcPr>
          <w:p w14:paraId="0E45B095" w14:textId="77777777" w:rsidR="00872344" w:rsidRDefault="00872344">
            <w:pPr>
              <w:jc w:val="center"/>
              <w:rPr>
                <w:sz w:val="20"/>
                <w:szCs w:val="20"/>
              </w:rPr>
            </w:pPr>
          </w:p>
        </w:tc>
        <w:tc>
          <w:tcPr>
            <w:tcW w:w="1082" w:type="dxa"/>
            <w:vAlign w:val="bottom"/>
          </w:tcPr>
          <w:p w14:paraId="2293F702" w14:textId="77777777" w:rsidR="00872344" w:rsidRDefault="00A02A4C">
            <w:pPr>
              <w:jc w:val="center"/>
              <w:rPr>
                <w:sz w:val="20"/>
                <w:szCs w:val="20"/>
              </w:rPr>
            </w:pPr>
            <w:r>
              <w:rPr>
                <w:sz w:val="20"/>
                <w:szCs w:val="20"/>
              </w:rPr>
              <w:t>0.969</w:t>
            </w:r>
          </w:p>
        </w:tc>
        <w:tc>
          <w:tcPr>
            <w:tcW w:w="956" w:type="dxa"/>
            <w:vAlign w:val="bottom"/>
          </w:tcPr>
          <w:p w14:paraId="2177C804" w14:textId="77777777" w:rsidR="00872344" w:rsidRDefault="00A02A4C">
            <w:pPr>
              <w:jc w:val="center"/>
              <w:rPr>
                <w:sz w:val="20"/>
                <w:szCs w:val="20"/>
              </w:rPr>
            </w:pPr>
            <w:r>
              <w:rPr>
                <w:sz w:val="20"/>
                <w:szCs w:val="20"/>
              </w:rPr>
              <w:t>0.696</w:t>
            </w:r>
          </w:p>
        </w:tc>
        <w:tc>
          <w:tcPr>
            <w:tcW w:w="1109" w:type="dxa"/>
            <w:vAlign w:val="bottom"/>
          </w:tcPr>
          <w:p w14:paraId="0B411574" w14:textId="77777777" w:rsidR="00872344" w:rsidRDefault="00872344">
            <w:pPr>
              <w:jc w:val="center"/>
              <w:rPr>
                <w:sz w:val="20"/>
                <w:szCs w:val="20"/>
              </w:rPr>
            </w:pPr>
          </w:p>
        </w:tc>
        <w:tc>
          <w:tcPr>
            <w:tcW w:w="1169" w:type="dxa"/>
            <w:vAlign w:val="bottom"/>
          </w:tcPr>
          <w:p w14:paraId="5AE0A801" w14:textId="77777777" w:rsidR="00872344" w:rsidRDefault="00872344">
            <w:pPr>
              <w:jc w:val="center"/>
              <w:rPr>
                <w:sz w:val="20"/>
                <w:szCs w:val="20"/>
              </w:rPr>
            </w:pPr>
          </w:p>
        </w:tc>
        <w:tc>
          <w:tcPr>
            <w:tcW w:w="718" w:type="dxa"/>
            <w:vAlign w:val="bottom"/>
          </w:tcPr>
          <w:p w14:paraId="779A1649" w14:textId="77777777" w:rsidR="00872344" w:rsidRDefault="00872344">
            <w:pPr>
              <w:jc w:val="center"/>
              <w:rPr>
                <w:sz w:val="20"/>
                <w:szCs w:val="20"/>
              </w:rPr>
            </w:pPr>
          </w:p>
        </w:tc>
        <w:tc>
          <w:tcPr>
            <w:tcW w:w="1169" w:type="dxa"/>
            <w:vAlign w:val="bottom"/>
          </w:tcPr>
          <w:p w14:paraId="6D55EC3F" w14:textId="77777777" w:rsidR="00872344" w:rsidRDefault="00872344">
            <w:pPr>
              <w:jc w:val="right"/>
              <w:rPr>
                <w:sz w:val="20"/>
                <w:szCs w:val="20"/>
              </w:rPr>
            </w:pPr>
          </w:p>
        </w:tc>
        <w:tc>
          <w:tcPr>
            <w:tcW w:w="997" w:type="dxa"/>
            <w:vAlign w:val="bottom"/>
          </w:tcPr>
          <w:p w14:paraId="1455254D" w14:textId="77777777" w:rsidR="00872344" w:rsidRDefault="00872344">
            <w:pPr>
              <w:jc w:val="right"/>
              <w:rPr>
                <w:sz w:val="20"/>
                <w:szCs w:val="20"/>
              </w:rPr>
            </w:pPr>
          </w:p>
        </w:tc>
      </w:tr>
      <w:tr w:rsidR="00872344" w14:paraId="761C0242" w14:textId="77777777">
        <w:trPr>
          <w:trHeight w:val="256"/>
        </w:trPr>
        <w:tc>
          <w:tcPr>
            <w:tcW w:w="2775" w:type="dxa"/>
            <w:vAlign w:val="bottom"/>
          </w:tcPr>
          <w:p w14:paraId="798FCA2C" w14:textId="77777777" w:rsidR="00872344" w:rsidRDefault="00872344">
            <w:pPr>
              <w:jc w:val="center"/>
              <w:rPr>
                <w:sz w:val="20"/>
                <w:szCs w:val="20"/>
              </w:rPr>
            </w:pPr>
          </w:p>
        </w:tc>
        <w:tc>
          <w:tcPr>
            <w:tcW w:w="1082" w:type="dxa"/>
            <w:vAlign w:val="bottom"/>
          </w:tcPr>
          <w:p w14:paraId="1C4BE9DB" w14:textId="77777777" w:rsidR="00872344" w:rsidRDefault="00872344">
            <w:pPr>
              <w:jc w:val="center"/>
              <w:rPr>
                <w:sz w:val="20"/>
                <w:szCs w:val="20"/>
              </w:rPr>
            </w:pPr>
          </w:p>
        </w:tc>
        <w:tc>
          <w:tcPr>
            <w:tcW w:w="956" w:type="dxa"/>
            <w:vAlign w:val="bottom"/>
          </w:tcPr>
          <w:p w14:paraId="27573161" w14:textId="77777777" w:rsidR="00872344" w:rsidRDefault="00872344">
            <w:pPr>
              <w:jc w:val="center"/>
              <w:rPr>
                <w:sz w:val="20"/>
                <w:szCs w:val="20"/>
              </w:rPr>
            </w:pPr>
          </w:p>
        </w:tc>
        <w:tc>
          <w:tcPr>
            <w:tcW w:w="1109" w:type="dxa"/>
            <w:vAlign w:val="bottom"/>
          </w:tcPr>
          <w:p w14:paraId="570E2044" w14:textId="77777777" w:rsidR="00872344" w:rsidRDefault="00872344">
            <w:pPr>
              <w:jc w:val="center"/>
              <w:rPr>
                <w:sz w:val="20"/>
                <w:szCs w:val="20"/>
              </w:rPr>
            </w:pPr>
          </w:p>
        </w:tc>
        <w:tc>
          <w:tcPr>
            <w:tcW w:w="1169" w:type="dxa"/>
            <w:vAlign w:val="bottom"/>
          </w:tcPr>
          <w:p w14:paraId="53F8BC39" w14:textId="77777777" w:rsidR="00872344" w:rsidRDefault="00872344">
            <w:pPr>
              <w:jc w:val="center"/>
              <w:rPr>
                <w:sz w:val="20"/>
                <w:szCs w:val="20"/>
              </w:rPr>
            </w:pPr>
          </w:p>
        </w:tc>
        <w:tc>
          <w:tcPr>
            <w:tcW w:w="718" w:type="dxa"/>
            <w:vAlign w:val="bottom"/>
          </w:tcPr>
          <w:p w14:paraId="0859C9A7" w14:textId="77777777" w:rsidR="00872344" w:rsidRDefault="00872344">
            <w:pPr>
              <w:jc w:val="center"/>
              <w:rPr>
                <w:sz w:val="20"/>
                <w:szCs w:val="20"/>
              </w:rPr>
            </w:pPr>
          </w:p>
        </w:tc>
        <w:tc>
          <w:tcPr>
            <w:tcW w:w="1169" w:type="dxa"/>
            <w:vAlign w:val="bottom"/>
          </w:tcPr>
          <w:p w14:paraId="7799B134" w14:textId="77777777" w:rsidR="00872344" w:rsidRDefault="00872344">
            <w:pPr>
              <w:jc w:val="right"/>
              <w:rPr>
                <w:sz w:val="20"/>
                <w:szCs w:val="20"/>
              </w:rPr>
            </w:pPr>
          </w:p>
        </w:tc>
        <w:tc>
          <w:tcPr>
            <w:tcW w:w="997" w:type="dxa"/>
            <w:vAlign w:val="bottom"/>
          </w:tcPr>
          <w:p w14:paraId="5E30182B" w14:textId="77777777" w:rsidR="00872344" w:rsidRDefault="00872344">
            <w:pPr>
              <w:jc w:val="right"/>
              <w:rPr>
                <w:sz w:val="20"/>
                <w:szCs w:val="20"/>
              </w:rPr>
            </w:pPr>
          </w:p>
        </w:tc>
      </w:tr>
      <w:tr w:rsidR="00872344" w14:paraId="58CEA788" w14:textId="77777777">
        <w:trPr>
          <w:trHeight w:val="256"/>
        </w:trPr>
        <w:tc>
          <w:tcPr>
            <w:tcW w:w="2775" w:type="dxa"/>
            <w:vAlign w:val="bottom"/>
          </w:tcPr>
          <w:p w14:paraId="2B8F999C" w14:textId="77777777" w:rsidR="00872344" w:rsidRDefault="00A02A4C">
            <w:pPr>
              <w:jc w:val="center"/>
              <w:rPr>
                <w:b/>
                <w:bCs/>
                <w:sz w:val="20"/>
                <w:szCs w:val="20"/>
              </w:rPr>
            </w:pPr>
            <w:r>
              <w:rPr>
                <w:b/>
                <w:bCs/>
                <w:sz w:val="20"/>
                <w:szCs w:val="20"/>
              </w:rPr>
              <w:t>Uniformity test</w:t>
            </w:r>
          </w:p>
        </w:tc>
        <w:tc>
          <w:tcPr>
            <w:tcW w:w="1082" w:type="dxa"/>
            <w:vAlign w:val="bottom"/>
          </w:tcPr>
          <w:p w14:paraId="3F04C46C" w14:textId="77777777" w:rsidR="00872344" w:rsidRDefault="00A02A4C">
            <w:pPr>
              <w:jc w:val="center"/>
              <w:rPr>
                <w:sz w:val="20"/>
                <w:szCs w:val="20"/>
              </w:rPr>
            </w:pPr>
            <w:r>
              <w:rPr>
                <w:sz w:val="20"/>
                <w:szCs w:val="20"/>
              </w:rPr>
              <w:t>D</w:t>
            </w:r>
          </w:p>
        </w:tc>
        <w:tc>
          <w:tcPr>
            <w:tcW w:w="956" w:type="dxa"/>
            <w:vAlign w:val="bottom"/>
          </w:tcPr>
          <w:p w14:paraId="34F03967" w14:textId="77777777" w:rsidR="00872344" w:rsidRDefault="00A02A4C">
            <w:pPr>
              <w:jc w:val="center"/>
              <w:rPr>
                <w:sz w:val="20"/>
                <w:szCs w:val="20"/>
              </w:rPr>
            </w:pPr>
            <w:r>
              <w:rPr>
                <w:sz w:val="20"/>
                <w:szCs w:val="20"/>
              </w:rPr>
              <w:t>p-value</w:t>
            </w:r>
          </w:p>
        </w:tc>
        <w:tc>
          <w:tcPr>
            <w:tcW w:w="1109" w:type="dxa"/>
            <w:vAlign w:val="bottom"/>
          </w:tcPr>
          <w:p w14:paraId="7ED6F9E8" w14:textId="77777777" w:rsidR="00872344" w:rsidRDefault="00872344">
            <w:pPr>
              <w:jc w:val="center"/>
              <w:rPr>
                <w:sz w:val="20"/>
                <w:szCs w:val="20"/>
              </w:rPr>
            </w:pPr>
          </w:p>
        </w:tc>
        <w:tc>
          <w:tcPr>
            <w:tcW w:w="1169" w:type="dxa"/>
            <w:vAlign w:val="bottom"/>
          </w:tcPr>
          <w:p w14:paraId="183E4327" w14:textId="77777777" w:rsidR="00872344" w:rsidRDefault="00872344">
            <w:pPr>
              <w:jc w:val="center"/>
              <w:rPr>
                <w:sz w:val="20"/>
                <w:szCs w:val="20"/>
              </w:rPr>
            </w:pPr>
          </w:p>
        </w:tc>
        <w:tc>
          <w:tcPr>
            <w:tcW w:w="718" w:type="dxa"/>
            <w:vAlign w:val="bottom"/>
          </w:tcPr>
          <w:p w14:paraId="27A2EB0A" w14:textId="77777777" w:rsidR="00872344" w:rsidRDefault="00872344">
            <w:pPr>
              <w:jc w:val="center"/>
              <w:rPr>
                <w:sz w:val="20"/>
                <w:szCs w:val="20"/>
              </w:rPr>
            </w:pPr>
          </w:p>
        </w:tc>
        <w:tc>
          <w:tcPr>
            <w:tcW w:w="1169" w:type="dxa"/>
            <w:vAlign w:val="bottom"/>
          </w:tcPr>
          <w:p w14:paraId="301F9721" w14:textId="77777777" w:rsidR="00872344" w:rsidRDefault="00872344">
            <w:pPr>
              <w:jc w:val="right"/>
              <w:rPr>
                <w:sz w:val="20"/>
                <w:szCs w:val="20"/>
              </w:rPr>
            </w:pPr>
          </w:p>
        </w:tc>
        <w:tc>
          <w:tcPr>
            <w:tcW w:w="997" w:type="dxa"/>
            <w:vAlign w:val="bottom"/>
          </w:tcPr>
          <w:p w14:paraId="46F5A52E" w14:textId="77777777" w:rsidR="00872344" w:rsidRDefault="00872344">
            <w:pPr>
              <w:jc w:val="right"/>
              <w:rPr>
                <w:sz w:val="20"/>
                <w:szCs w:val="20"/>
              </w:rPr>
            </w:pPr>
          </w:p>
        </w:tc>
      </w:tr>
      <w:tr w:rsidR="00872344" w14:paraId="63829DDB" w14:textId="77777777">
        <w:trPr>
          <w:trHeight w:val="256"/>
        </w:trPr>
        <w:tc>
          <w:tcPr>
            <w:tcW w:w="2775" w:type="dxa"/>
            <w:vAlign w:val="bottom"/>
          </w:tcPr>
          <w:p w14:paraId="0AFDF3BC" w14:textId="77777777" w:rsidR="00872344" w:rsidRDefault="00A02A4C">
            <w:pPr>
              <w:rPr>
                <w:sz w:val="20"/>
                <w:szCs w:val="20"/>
              </w:rPr>
            </w:pPr>
            <w:r>
              <w:rPr>
                <w:sz w:val="20"/>
                <w:szCs w:val="20"/>
              </w:rPr>
              <w:t>One-sample Komogorov-Smirnov test</w:t>
            </w:r>
          </w:p>
        </w:tc>
        <w:tc>
          <w:tcPr>
            <w:tcW w:w="1082" w:type="dxa"/>
            <w:vAlign w:val="bottom"/>
          </w:tcPr>
          <w:p w14:paraId="4B7C3948" w14:textId="77777777" w:rsidR="00872344" w:rsidRDefault="00A02A4C">
            <w:pPr>
              <w:jc w:val="center"/>
              <w:rPr>
                <w:sz w:val="20"/>
                <w:szCs w:val="20"/>
              </w:rPr>
            </w:pPr>
            <w:r>
              <w:rPr>
                <w:sz w:val="20"/>
                <w:szCs w:val="20"/>
              </w:rPr>
              <w:t>0.052</w:t>
            </w:r>
          </w:p>
        </w:tc>
        <w:tc>
          <w:tcPr>
            <w:tcW w:w="956" w:type="dxa"/>
            <w:vAlign w:val="bottom"/>
          </w:tcPr>
          <w:p w14:paraId="77AE4BA8" w14:textId="77777777" w:rsidR="00872344" w:rsidRDefault="00A02A4C">
            <w:pPr>
              <w:jc w:val="center"/>
              <w:rPr>
                <w:sz w:val="20"/>
                <w:szCs w:val="20"/>
              </w:rPr>
            </w:pPr>
            <w:r>
              <w:rPr>
                <w:sz w:val="20"/>
                <w:szCs w:val="20"/>
              </w:rPr>
              <w:t>0.354</w:t>
            </w:r>
          </w:p>
        </w:tc>
        <w:tc>
          <w:tcPr>
            <w:tcW w:w="1109" w:type="dxa"/>
            <w:vAlign w:val="bottom"/>
          </w:tcPr>
          <w:p w14:paraId="74995753" w14:textId="77777777" w:rsidR="00872344" w:rsidRDefault="00872344">
            <w:pPr>
              <w:jc w:val="center"/>
              <w:rPr>
                <w:sz w:val="20"/>
                <w:szCs w:val="20"/>
              </w:rPr>
            </w:pPr>
          </w:p>
        </w:tc>
        <w:tc>
          <w:tcPr>
            <w:tcW w:w="1169" w:type="dxa"/>
            <w:vAlign w:val="bottom"/>
          </w:tcPr>
          <w:p w14:paraId="39B80F8D" w14:textId="77777777" w:rsidR="00872344" w:rsidRDefault="00872344">
            <w:pPr>
              <w:jc w:val="center"/>
              <w:rPr>
                <w:sz w:val="20"/>
                <w:szCs w:val="20"/>
              </w:rPr>
            </w:pPr>
          </w:p>
        </w:tc>
        <w:tc>
          <w:tcPr>
            <w:tcW w:w="718" w:type="dxa"/>
            <w:vAlign w:val="bottom"/>
          </w:tcPr>
          <w:p w14:paraId="65396C90" w14:textId="77777777" w:rsidR="00872344" w:rsidRDefault="00872344">
            <w:pPr>
              <w:jc w:val="center"/>
              <w:rPr>
                <w:sz w:val="20"/>
                <w:szCs w:val="20"/>
              </w:rPr>
            </w:pPr>
          </w:p>
        </w:tc>
        <w:tc>
          <w:tcPr>
            <w:tcW w:w="1169" w:type="dxa"/>
            <w:vAlign w:val="bottom"/>
          </w:tcPr>
          <w:p w14:paraId="6706B012" w14:textId="77777777" w:rsidR="00872344" w:rsidRDefault="00872344">
            <w:pPr>
              <w:jc w:val="right"/>
              <w:rPr>
                <w:sz w:val="20"/>
                <w:szCs w:val="20"/>
              </w:rPr>
            </w:pPr>
          </w:p>
        </w:tc>
        <w:tc>
          <w:tcPr>
            <w:tcW w:w="997" w:type="dxa"/>
            <w:vAlign w:val="bottom"/>
          </w:tcPr>
          <w:p w14:paraId="069D81A0" w14:textId="77777777" w:rsidR="00872344" w:rsidRDefault="00872344">
            <w:pPr>
              <w:jc w:val="right"/>
              <w:rPr>
                <w:sz w:val="20"/>
                <w:szCs w:val="20"/>
              </w:rPr>
            </w:pPr>
          </w:p>
        </w:tc>
      </w:tr>
      <w:tr w:rsidR="00872344" w14:paraId="4153FAF5" w14:textId="77777777">
        <w:trPr>
          <w:trHeight w:val="256"/>
        </w:trPr>
        <w:tc>
          <w:tcPr>
            <w:tcW w:w="2775" w:type="dxa"/>
            <w:vAlign w:val="bottom"/>
          </w:tcPr>
          <w:p w14:paraId="24EEC662" w14:textId="77777777" w:rsidR="00872344" w:rsidRDefault="00872344">
            <w:pPr>
              <w:rPr>
                <w:sz w:val="20"/>
                <w:szCs w:val="20"/>
              </w:rPr>
            </w:pPr>
          </w:p>
        </w:tc>
        <w:tc>
          <w:tcPr>
            <w:tcW w:w="1082" w:type="dxa"/>
            <w:vAlign w:val="bottom"/>
          </w:tcPr>
          <w:p w14:paraId="773D5FAF" w14:textId="77777777" w:rsidR="00872344" w:rsidRDefault="00872344">
            <w:pPr>
              <w:jc w:val="center"/>
              <w:rPr>
                <w:sz w:val="20"/>
                <w:szCs w:val="20"/>
              </w:rPr>
            </w:pPr>
          </w:p>
        </w:tc>
        <w:tc>
          <w:tcPr>
            <w:tcW w:w="956" w:type="dxa"/>
            <w:vAlign w:val="bottom"/>
          </w:tcPr>
          <w:p w14:paraId="088CC4B9" w14:textId="77777777" w:rsidR="00872344" w:rsidRDefault="00872344">
            <w:pPr>
              <w:jc w:val="center"/>
              <w:rPr>
                <w:sz w:val="20"/>
                <w:szCs w:val="20"/>
              </w:rPr>
            </w:pPr>
          </w:p>
        </w:tc>
        <w:tc>
          <w:tcPr>
            <w:tcW w:w="1109" w:type="dxa"/>
            <w:vAlign w:val="bottom"/>
          </w:tcPr>
          <w:p w14:paraId="1B63A255" w14:textId="77777777" w:rsidR="00872344" w:rsidRDefault="00872344">
            <w:pPr>
              <w:jc w:val="center"/>
              <w:rPr>
                <w:sz w:val="20"/>
                <w:szCs w:val="20"/>
              </w:rPr>
            </w:pPr>
          </w:p>
        </w:tc>
        <w:tc>
          <w:tcPr>
            <w:tcW w:w="1169" w:type="dxa"/>
            <w:vAlign w:val="bottom"/>
          </w:tcPr>
          <w:p w14:paraId="58576866" w14:textId="77777777" w:rsidR="00872344" w:rsidRDefault="00872344">
            <w:pPr>
              <w:jc w:val="center"/>
              <w:rPr>
                <w:sz w:val="20"/>
                <w:szCs w:val="20"/>
              </w:rPr>
            </w:pPr>
          </w:p>
        </w:tc>
        <w:tc>
          <w:tcPr>
            <w:tcW w:w="718" w:type="dxa"/>
            <w:vAlign w:val="bottom"/>
          </w:tcPr>
          <w:p w14:paraId="2C4D02DF" w14:textId="77777777" w:rsidR="00872344" w:rsidRDefault="00872344">
            <w:pPr>
              <w:jc w:val="center"/>
              <w:rPr>
                <w:sz w:val="20"/>
                <w:szCs w:val="20"/>
              </w:rPr>
            </w:pPr>
          </w:p>
        </w:tc>
        <w:tc>
          <w:tcPr>
            <w:tcW w:w="1169" w:type="dxa"/>
            <w:vAlign w:val="bottom"/>
          </w:tcPr>
          <w:p w14:paraId="2173FB7B" w14:textId="77777777" w:rsidR="00872344" w:rsidRDefault="00872344">
            <w:pPr>
              <w:jc w:val="right"/>
              <w:rPr>
                <w:sz w:val="20"/>
                <w:szCs w:val="20"/>
              </w:rPr>
            </w:pPr>
          </w:p>
        </w:tc>
        <w:tc>
          <w:tcPr>
            <w:tcW w:w="997" w:type="dxa"/>
            <w:vAlign w:val="bottom"/>
          </w:tcPr>
          <w:p w14:paraId="798368AF" w14:textId="77777777" w:rsidR="00872344" w:rsidRDefault="00872344">
            <w:pPr>
              <w:jc w:val="right"/>
              <w:rPr>
                <w:sz w:val="20"/>
                <w:szCs w:val="20"/>
              </w:rPr>
            </w:pPr>
          </w:p>
        </w:tc>
      </w:tr>
      <w:tr w:rsidR="00872344" w14:paraId="6DDCAB94" w14:textId="77777777">
        <w:trPr>
          <w:trHeight w:val="256"/>
        </w:trPr>
        <w:tc>
          <w:tcPr>
            <w:tcW w:w="2775" w:type="dxa"/>
            <w:vAlign w:val="bottom"/>
          </w:tcPr>
          <w:p w14:paraId="4DCF6CBC" w14:textId="77777777" w:rsidR="00872344" w:rsidRDefault="00A02A4C">
            <w:pPr>
              <w:jc w:val="center"/>
              <w:rPr>
                <w:b/>
                <w:bCs/>
                <w:sz w:val="20"/>
                <w:szCs w:val="20"/>
              </w:rPr>
            </w:pPr>
            <w:r>
              <w:rPr>
                <w:b/>
                <w:bCs/>
                <w:sz w:val="20"/>
                <w:szCs w:val="20"/>
              </w:rPr>
              <w:t xml:space="preserve">Leave-one-out cross </w:t>
            </w:r>
            <w:r>
              <w:rPr>
                <w:b/>
                <w:bCs/>
                <w:sz w:val="20"/>
                <w:szCs w:val="20"/>
              </w:rPr>
              <w:t>validation</w:t>
            </w:r>
          </w:p>
        </w:tc>
        <w:tc>
          <w:tcPr>
            <w:tcW w:w="1082" w:type="dxa"/>
            <w:vAlign w:val="bottom"/>
          </w:tcPr>
          <w:p w14:paraId="298B3912" w14:textId="77777777" w:rsidR="00872344" w:rsidRDefault="00A02A4C">
            <w:pPr>
              <w:jc w:val="center"/>
              <w:rPr>
                <w:sz w:val="20"/>
                <w:szCs w:val="20"/>
              </w:rPr>
            </w:pPr>
            <w:r>
              <w:rPr>
                <w:sz w:val="20"/>
                <w:szCs w:val="20"/>
              </w:rPr>
              <w:t>Estimate</w:t>
            </w:r>
          </w:p>
        </w:tc>
        <w:tc>
          <w:tcPr>
            <w:tcW w:w="956" w:type="dxa"/>
            <w:vAlign w:val="bottom"/>
          </w:tcPr>
          <w:p w14:paraId="5D193A09" w14:textId="77777777" w:rsidR="00872344" w:rsidRDefault="00A02A4C">
            <w:pPr>
              <w:jc w:val="center"/>
              <w:rPr>
                <w:sz w:val="20"/>
                <w:szCs w:val="20"/>
              </w:rPr>
            </w:pPr>
            <w:r>
              <w:rPr>
                <w:sz w:val="20"/>
                <w:szCs w:val="20"/>
              </w:rPr>
              <w:t>SE</w:t>
            </w:r>
          </w:p>
        </w:tc>
        <w:tc>
          <w:tcPr>
            <w:tcW w:w="1109" w:type="dxa"/>
            <w:vAlign w:val="bottom"/>
          </w:tcPr>
          <w:p w14:paraId="2BD44496" w14:textId="77777777" w:rsidR="00872344" w:rsidRDefault="00872344">
            <w:pPr>
              <w:jc w:val="center"/>
              <w:rPr>
                <w:sz w:val="20"/>
                <w:szCs w:val="20"/>
              </w:rPr>
            </w:pPr>
          </w:p>
        </w:tc>
        <w:tc>
          <w:tcPr>
            <w:tcW w:w="1169" w:type="dxa"/>
            <w:vAlign w:val="bottom"/>
          </w:tcPr>
          <w:p w14:paraId="0957F5C1" w14:textId="77777777" w:rsidR="00872344" w:rsidRDefault="00872344">
            <w:pPr>
              <w:jc w:val="center"/>
              <w:rPr>
                <w:sz w:val="20"/>
                <w:szCs w:val="20"/>
              </w:rPr>
            </w:pPr>
          </w:p>
        </w:tc>
        <w:tc>
          <w:tcPr>
            <w:tcW w:w="718" w:type="dxa"/>
            <w:vAlign w:val="bottom"/>
          </w:tcPr>
          <w:p w14:paraId="0E7B96A0" w14:textId="77777777" w:rsidR="00872344" w:rsidRDefault="00872344">
            <w:pPr>
              <w:jc w:val="center"/>
              <w:rPr>
                <w:sz w:val="20"/>
                <w:szCs w:val="20"/>
              </w:rPr>
            </w:pPr>
          </w:p>
        </w:tc>
        <w:tc>
          <w:tcPr>
            <w:tcW w:w="1169" w:type="dxa"/>
            <w:vAlign w:val="bottom"/>
          </w:tcPr>
          <w:p w14:paraId="364E43BB" w14:textId="77777777" w:rsidR="00872344" w:rsidRDefault="00872344">
            <w:pPr>
              <w:jc w:val="right"/>
              <w:rPr>
                <w:sz w:val="20"/>
                <w:szCs w:val="20"/>
              </w:rPr>
            </w:pPr>
          </w:p>
        </w:tc>
        <w:tc>
          <w:tcPr>
            <w:tcW w:w="997" w:type="dxa"/>
            <w:vAlign w:val="bottom"/>
          </w:tcPr>
          <w:p w14:paraId="73891AF9" w14:textId="77777777" w:rsidR="00872344" w:rsidRDefault="00872344">
            <w:pPr>
              <w:jc w:val="right"/>
              <w:rPr>
                <w:sz w:val="20"/>
                <w:szCs w:val="20"/>
              </w:rPr>
            </w:pPr>
          </w:p>
        </w:tc>
      </w:tr>
      <w:tr w:rsidR="00872344" w14:paraId="3347CF4E" w14:textId="77777777">
        <w:trPr>
          <w:trHeight w:val="256"/>
        </w:trPr>
        <w:tc>
          <w:tcPr>
            <w:tcW w:w="2775" w:type="dxa"/>
            <w:vAlign w:val="bottom"/>
          </w:tcPr>
          <w:p w14:paraId="45AF46F9" w14:textId="77777777" w:rsidR="00872344" w:rsidRDefault="00A02A4C">
            <w:pPr>
              <w:jc w:val="center"/>
              <w:rPr>
                <w:sz w:val="20"/>
                <w:szCs w:val="20"/>
              </w:rPr>
            </w:pPr>
            <w:r>
              <w:rPr>
                <w:sz w:val="20"/>
                <w:szCs w:val="20"/>
              </w:rPr>
              <w:t>Elpd LOO</w:t>
            </w:r>
          </w:p>
        </w:tc>
        <w:tc>
          <w:tcPr>
            <w:tcW w:w="1082" w:type="dxa"/>
            <w:vAlign w:val="bottom"/>
          </w:tcPr>
          <w:p w14:paraId="7042A22F" w14:textId="77777777" w:rsidR="00872344" w:rsidRDefault="00A02A4C">
            <w:pPr>
              <w:jc w:val="center"/>
              <w:rPr>
                <w:sz w:val="20"/>
                <w:szCs w:val="20"/>
              </w:rPr>
            </w:pPr>
            <w:r>
              <w:rPr>
                <w:sz w:val="20"/>
                <w:szCs w:val="20"/>
              </w:rPr>
              <w:t>-153.8</w:t>
            </w:r>
          </w:p>
        </w:tc>
        <w:tc>
          <w:tcPr>
            <w:tcW w:w="956" w:type="dxa"/>
            <w:vAlign w:val="bottom"/>
          </w:tcPr>
          <w:p w14:paraId="4754DC36" w14:textId="77777777" w:rsidR="00872344" w:rsidRDefault="00A02A4C">
            <w:pPr>
              <w:jc w:val="center"/>
              <w:rPr>
                <w:sz w:val="20"/>
                <w:szCs w:val="20"/>
              </w:rPr>
            </w:pPr>
            <w:r>
              <w:rPr>
                <w:sz w:val="20"/>
                <w:szCs w:val="20"/>
              </w:rPr>
              <w:t>12.6</w:t>
            </w:r>
          </w:p>
        </w:tc>
        <w:tc>
          <w:tcPr>
            <w:tcW w:w="1109" w:type="dxa"/>
            <w:vAlign w:val="bottom"/>
          </w:tcPr>
          <w:p w14:paraId="1D90D644" w14:textId="77777777" w:rsidR="00872344" w:rsidRDefault="00872344">
            <w:pPr>
              <w:jc w:val="center"/>
              <w:rPr>
                <w:sz w:val="20"/>
                <w:szCs w:val="20"/>
              </w:rPr>
            </w:pPr>
          </w:p>
        </w:tc>
        <w:tc>
          <w:tcPr>
            <w:tcW w:w="1169" w:type="dxa"/>
            <w:vAlign w:val="bottom"/>
          </w:tcPr>
          <w:p w14:paraId="5878AF97" w14:textId="77777777" w:rsidR="00872344" w:rsidRDefault="00872344">
            <w:pPr>
              <w:jc w:val="center"/>
              <w:rPr>
                <w:sz w:val="20"/>
                <w:szCs w:val="20"/>
              </w:rPr>
            </w:pPr>
          </w:p>
        </w:tc>
        <w:tc>
          <w:tcPr>
            <w:tcW w:w="718" w:type="dxa"/>
            <w:vAlign w:val="bottom"/>
          </w:tcPr>
          <w:p w14:paraId="28F5193C" w14:textId="77777777" w:rsidR="00872344" w:rsidRDefault="00872344">
            <w:pPr>
              <w:jc w:val="center"/>
              <w:rPr>
                <w:sz w:val="20"/>
                <w:szCs w:val="20"/>
              </w:rPr>
            </w:pPr>
          </w:p>
        </w:tc>
        <w:tc>
          <w:tcPr>
            <w:tcW w:w="1169" w:type="dxa"/>
            <w:vAlign w:val="bottom"/>
          </w:tcPr>
          <w:p w14:paraId="5DD5E36B" w14:textId="77777777" w:rsidR="00872344" w:rsidRDefault="00872344">
            <w:pPr>
              <w:jc w:val="right"/>
              <w:rPr>
                <w:sz w:val="20"/>
                <w:szCs w:val="20"/>
              </w:rPr>
            </w:pPr>
          </w:p>
        </w:tc>
        <w:tc>
          <w:tcPr>
            <w:tcW w:w="997" w:type="dxa"/>
            <w:vAlign w:val="bottom"/>
          </w:tcPr>
          <w:p w14:paraId="71826ACB" w14:textId="77777777" w:rsidR="00872344" w:rsidRDefault="00872344">
            <w:pPr>
              <w:jc w:val="right"/>
              <w:rPr>
                <w:sz w:val="20"/>
                <w:szCs w:val="20"/>
              </w:rPr>
            </w:pPr>
          </w:p>
        </w:tc>
      </w:tr>
      <w:tr w:rsidR="00872344" w14:paraId="7B53BD42" w14:textId="77777777">
        <w:trPr>
          <w:trHeight w:val="256"/>
        </w:trPr>
        <w:tc>
          <w:tcPr>
            <w:tcW w:w="2775" w:type="dxa"/>
            <w:vAlign w:val="bottom"/>
          </w:tcPr>
          <w:p w14:paraId="64E8A9FE" w14:textId="77777777" w:rsidR="00872344" w:rsidRDefault="00A02A4C">
            <w:pPr>
              <w:jc w:val="center"/>
              <w:rPr>
                <w:sz w:val="20"/>
                <w:szCs w:val="20"/>
              </w:rPr>
            </w:pPr>
            <w:r>
              <w:rPr>
                <w:sz w:val="20"/>
                <w:szCs w:val="20"/>
              </w:rPr>
              <w:t>P LOO</w:t>
            </w:r>
          </w:p>
        </w:tc>
        <w:tc>
          <w:tcPr>
            <w:tcW w:w="1082" w:type="dxa"/>
            <w:vAlign w:val="bottom"/>
          </w:tcPr>
          <w:p w14:paraId="4CCE5A20" w14:textId="77777777" w:rsidR="00872344" w:rsidRDefault="00A02A4C">
            <w:pPr>
              <w:jc w:val="center"/>
              <w:rPr>
                <w:sz w:val="20"/>
                <w:szCs w:val="20"/>
              </w:rPr>
            </w:pPr>
            <w:r>
              <w:rPr>
                <w:sz w:val="20"/>
                <w:szCs w:val="20"/>
              </w:rPr>
              <w:t>37.7</w:t>
            </w:r>
          </w:p>
        </w:tc>
        <w:tc>
          <w:tcPr>
            <w:tcW w:w="956" w:type="dxa"/>
            <w:vAlign w:val="bottom"/>
          </w:tcPr>
          <w:p w14:paraId="23646A33" w14:textId="77777777" w:rsidR="00872344" w:rsidRDefault="00A02A4C">
            <w:pPr>
              <w:jc w:val="center"/>
              <w:rPr>
                <w:sz w:val="20"/>
                <w:szCs w:val="20"/>
              </w:rPr>
            </w:pPr>
            <w:r>
              <w:rPr>
                <w:sz w:val="20"/>
                <w:szCs w:val="20"/>
              </w:rPr>
              <w:t>4.2</w:t>
            </w:r>
          </w:p>
        </w:tc>
        <w:tc>
          <w:tcPr>
            <w:tcW w:w="1109" w:type="dxa"/>
            <w:vAlign w:val="bottom"/>
          </w:tcPr>
          <w:p w14:paraId="5E4AE192" w14:textId="77777777" w:rsidR="00872344" w:rsidRDefault="00872344">
            <w:pPr>
              <w:jc w:val="center"/>
              <w:rPr>
                <w:sz w:val="20"/>
                <w:szCs w:val="20"/>
              </w:rPr>
            </w:pPr>
          </w:p>
        </w:tc>
        <w:tc>
          <w:tcPr>
            <w:tcW w:w="1169" w:type="dxa"/>
            <w:vAlign w:val="bottom"/>
          </w:tcPr>
          <w:p w14:paraId="79BC7CF8" w14:textId="77777777" w:rsidR="00872344" w:rsidRDefault="00872344">
            <w:pPr>
              <w:jc w:val="center"/>
              <w:rPr>
                <w:sz w:val="20"/>
                <w:szCs w:val="20"/>
              </w:rPr>
            </w:pPr>
          </w:p>
        </w:tc>
        <w:tc>
          <w:tcPr>
            <w:tcW w:w="718" w:type="dxa"/>
            <w:vAlign w:val="bottom"/>
          </w:tcPr>
          <w:p w14:paraId="4F133B9E" w14:textId="77777777" w:rsidR="00872344" w:rsidRDefault="00872344">
            <w:pPr>
              <w:jc w:val="center"/>
              <w:rPr>
                <w:sz w:val="20"/>
                <w:szCs w:val="20"/>
              </w:rPr>
            </w:pPr>
          </w:p>
        </w:tc>
        <w:tc>
          <w:tcPr>
            <w:tcW w:w="1169" w:type="dxa"/>
            <w:vAlign w:val="bottom"/>
          </w:tcPr>
          <w:p w14:paraId="2FE2EA40" w14:textId="77777777" w:rsidR="00872344" w:rsidRDefault="00872344">
            <w:pPr>
              <w:jc w:val="right"/>
              <w:rPr>
                <w:sz w:val="20"/>
                <w:szCs w:val="20"/>
              </w:rPr>
            </w:pPr>
          </w:p>
        </w:tc>
        <w:tc>
          <w:tcPr>
            <w:tcW w:w="997" w:type="dxa"/>
            <w:vAlign w:val="bottom"/>
          </w:tcPr>
          <w:p w14:paraId="2F416887" w14:textId="77777777" w:rsidR="00872344" w:rsidRDefault="00872344">
            <w:pPr>
              <w:jc w:val="right"/>
              <w:rPr>
                <w:sz w:val="20"/>
                <w:szCs w:val="20"/>
              </w:rPr>
            </w:pPr>
          </w:p>
        </w:tc>
      </w:tr>
      <w:tr w:rsidR="00872344" w14:paraId="00FC94B1" w14:textId="77777777">
        <w:trPr>
          <w:trHeight w:val="256"/>
        </w:trPr>
        <w:tc>
          <w:tcPr>
            <w:tcW w:w="2775" w:type="dxa"/>
            <w:vAlign w:val="bottom"/>
          </w:tcPr>
          <w:p w14:paraId="56909259" w14:textId="77777777" w:rsidR="00872344" w:rsidRDefault="00A02A4C">
            <w:pPr>
              <w:jc w:val="center"/>
              <w:rPr>
                <w:sz w:val="20"/>
                <w:szCs w:val="20"/>
              </w:rPr>
            </w:pPr>
            <w:r>
              <w:rPr>
                <w:sz w:val="20"/>
                <w:szCs w:val="20"/>
              </w:rPr>
              <w:t>LOOIC</w:t>
            </w:r>
          </w:p>
        </w:tc>
        <w:tc>
          <w:tcPr>
            <w:tcW w:w="1082" w:type="dxa"/>
            <w:vAlign w:val="bottom"/>
          </w:tcPr>
          <w:p w14:paraId="034B4677" w14:textId="77777777" w:rsidR="00872344" w:rsidRDefault="00A02A4C">
            <w:pPr>
              <w:jc w:val="center"/>
              <w:rPr>
                <w:sz w:val="20"/>
                <w:szCs w:val="20"/>
              </w:rPr>
            </w:pPr>
            <w:r>
              <w:rPr>
                <w:sz w:val="20"/>
                <w:szCs w:val="20"/>
              </w:rPr>
              <w:t>307.7</w:t>
            </w:r>
          </w:p>
        </w:tc>
        <w:tc>
          <w:tcPr>
            <w:tcW w:w="956" w:type="dxa"/>
            <w:vAlign w:val="bottom"/>
          </w:tcPr>
          <w:p w14:paraId="79DAE672" w14:textId="77777777" w:rsidR="00872344" w:rsidRDefault="00A02A4C">
            <w:pPr>
              <w:jc w:val="center"/>
              <w:rPr>
                <w:sz w:val="20"/>
                <w:szCs w:val="20"/>
              </w:rPr>
            </w:pPr>
            <w:r>
              <w:rPr>
                <w:sz w:val="20"/>
                <w:szCs w:val="20"/>
              </w:rPr>
              <w:t>25.1</w:t>
            </w:r>
          </w:p>
        </w:tc>
        <w:tc>
          <w:tcPr>
            <w:tcW w:w="1109" w:type="dxa"/>
            <w:vAlign w:val="bottom"/>
          </w:tcPr>
          <w:p w14:paraId="5DC78B7E" w14:textId="77777777" w:rsidR="00872344" w:rsidRDefault="00872344">
            <w:pPr>
              <w:jc w:val="center"/>
              <w:rPr>
                <w:sz w:val="20"/>
                <w:szCs w:val="20"/>
              </w:rPr>
            </w:pPr>
          </w:p>
        </w:tc>
        <w:tc>
          <w:tcPr>
            <w:tcW w:w="1169" w:type="dxa"/>
            <w:vAlign w:val="bottom"/>
          </w:tcPr>
          <w:p w14:paraId="4B3F36B7" w14:textId="77777777" w:rsidR="00872344" w:rsidRDefault="00872344">
            <w:pPr>
              <w:jc w:val="center"/>
              <w:rPr>
                <w:sz w:val="20"/>
                <w:szCs w:val="20"/>
              </w:rPr>
            </w:pPr>
          </w:p>
        </w:tc>
        <w:tc>
          <w:tcPr>
            <w:tcW w:w="718" w:type="dxa"/>
            <w:vAlign w:val="bottom"/>
          </w:tcPr>
          <w:p w14:paraId="5322F16E" w14:textId="77777777" w:rsidR="00872344" w:rsidRDefault="00872344">
            <w:pPr>
              <w:jc w:val="center"/>
              <w:rPr>
                <w:sz w:val="20"/>
                <w:szCs w:val="20"/>
              </w:rPr>
            </w:pPr>
          </w:p>
        </w:tc>
        <w:tc>
          <w:tcPr>
            <w:tcW w:w="1169" w:type="dxa"/>
            <w:vAlign w:val="bottom"/>
          </w:tcPr>
          <w:p w14:paraId="7E94F8D3" w14:textId="77777777" w:rsidR="00872344" w:rsidRDefault="00872344">
            <w:pPr>
              <w:jc w:val="right"/>
              <w:rPr>
                <w:sz w:val="20"/>
                <w:szCs w:val="20"/>
              </w:rPr>
            </w:pPr>
          </w:p>
        </w:tc>
        <w:tc>
          <w:tcPr>
            <w:tcW w:w="997" w:type="dxa"/>
            <w:vAlign w:val="bottom"/>
          </w:tcPr>
          <w:p w14:paraId="341ABE20" w14:textId="77777777" w:rsidR="00872344" w:rsidRDefault="00872344">
            <w:pPr>
              <w:jc w:val="right"/>
              <w:rPr>
                <w:sz w:val="20"/>
                <w:szCs w:val="20"/>
              </w:rPr>
            </w:pPr>
          </w:p>
        </w:tc>
      </w:tr>
      <w:tr w:rsidR="00872344" w14:paraId="5E9D801A" w14:textId="77777777">
        <w:trPr>
          <w:trHeight w:val="256"/>
        </w:trPr>
        <w:tc>
          <w:tcPr>
            <w:tcW w:w="2775" w:type="dxa"/>
            <w:vAlign w:val="bottom"/>
          </w:tcPr>
          <w:p w14:paraId="74E0ED37" w14:textId="77777777" w:rsidR="00872344" w:rsidRDefault="00A02A4C">
            <w:pPr>
              <w:jc w:val="center"/>
              <w:rPr>
                <w:sz w:val="20"/>
                <w:szCs w:val="20"/>
              </w:rPr>
            </w:pPr>
            <w:r>
              <w:rPr>
                <w:sz w:val="20"/>
                <w:szCs w:val="20"/>
              </w:rPr>
              <w:t>Pareto K</w:t>
            </w:r>
          </w:p>
        </w:tc>
        <w:tc>
          <w:tcPr>
            <w:tcW w:w="1082" w:type="dxa"/>
            <w:vAlign w:val="bottom"/>
          </w:tcPr>
          <w:p w14:paraId="73F9498B" w14:textId="77777777" w:rsidR="00872344" w:rsidRDefault="00A02A4C">
            <w:pPr>
              <w:jc w:val="center"/>
              <w:rPr>
                <w:sz w:val="20"/>
                <w:szCs w:val="20"/>
              </w:rPr>
            </w:pPr>
            <w:r>
              <w:rPr>
                <w:sz w:val="20"/>
                <w:szCs w:val="20"/>
              </w:rPr>
              <w:t>97.5% &lt;0.5</w:t>
            </w:r>
          </w:p>
        </w:tc>
        <w:tc>
          <w:tcPr>
            <w:tcW w:w="956" w:type="dxa"/>
            <w:vAlign w:val="bottom"/>
          </w:tcPr>
          <w:p w14:paraId="3D875AE6" w14:textId="77777777" w:rsidR="00872344" w:rsidRDefault="00872344">
            <w:pPr>
              <w:jc w:val="center"/>
              <w:rPr>
                <w:sz w:val="20"/>
                <w:szCs w:val="20"/>
              </w:rPr>
            </w:pPr>
          </w:p>
        </w:tc>
        <w:tc>
          <w:tcPr>
            <w:tcW w:w="1109" w:type="dxa"/>
            <w:vAlign w:val="bottom"/>
          </w:tcPr>
          <w:p w14:paraId="0CB6F7B5" w14:textId="77777777" w:rsidR="00872344" w:rsidRDefault="00872344">
            <w:pPr>
              <w:jc w:val="center"/>
              <w:rPr>
                <w:sz w:val="20"/>
                <w:szCs w:val="20"/>
              </w:rPr>
            </w:pPr>
          </w:p>
        </w:tc>
        <w:tc>
          <w:tcPr>
            <w:tcW w:w="1169" w:type="dxa"/>
            <w:vAlign w:val="bottom"/>
          </w:tcPr>
          <w:p w14:paraId="62499F89" w14:textId="77777777" w:rsidR="00872344" w:rsidRDefault="00872344">
            <w:pPr>
              <w:jc w:val="center"/>
              <w:rPr>
                <w:sz w:val="20"/>
                <w:szCs w:val="20"/>
              </w:rPr>
            </w:pPr>
          </w:p>
        </w:tc>
        <w:tc>
          <w:tcPr>
            <w:tcW w:w="718" w:type="dxa"/>
            <w:vAlign w:val="bottom"/>
          </w:tcPr>
          <w:p w14:paraId="3D7A413B" w14:textId="77777777" w:rsidR="00872344" w:rsidRDefault="00872344">
            <w:pPr>
              <w:jc w:val="center"/>
              <w:rPr>
                <w:sz w:val="20"/>
                <w:szCs w:val="20"/>
              </w:rPr>
            </w:pPr>
          </w:p>
        </w:tc>
        <w:tc>
          <w:tcPr>
            <w:tcW w:w="1169" w:type="dxa"/>
            <w:vAlign w:val="bottom"/>
          </w:tcPr>
          <w:p w14:paraId="162554F2" w14:textId="77777777" w:rsidR="00872344" w:rsidRDefault="00872344">
            <w:pPr>
              <w:jc w:val="right"/>
              <w:rPr>
                <w:sz w:val="20"/>
                <w:szCs w:val="20"/>
              </w:rPr>
            </w:pPr>
          </w:p>
        </w:tc>
        <w:tc>
          <w:tcPr>
            <w:tcW w:w="997" w:type="dxa"/>
            <w:vAlign w:val="bottom"/>
          </w:tcPr>
          <w:p w14:paraId="31387998" w14:textId="77777777" w:rsidR="00872344" w:rsidRDefault="00872344">
            <w:pPr>
              <w:jc w:val="right"/>
              <w:rPr>
                <w:sz w:val="20"/>
                <w:szCs w:val="20"/>
              </w:rPr>
            </w:pPr>
          </w:p>
        </w:tc>
      </w:tr>
    </w:tbl>
    <w:p w14:paraId="5B485503" w14:textId="77777777" w:rsidR="00872344" w:rsidRDefault="00A02A4C">
      <w:r>
        <w:br w:type="page"/>
      </w:r>
    </w:p>
    <w:p w14:paraId="00F23FB1" w14:textId="77777777" w:rsidR="00872344" w:rsidRDefault="00A02A4C">
      <w:r>
        <w:rPr>
          <w:b/>
          <w:bCs/>
        </w:rPr>
        <w:lastRenderedPageBreak/>
        <w:t xml:space="preserve">Table S4: </w:t>
      </w:r>
      <w:r>
        <w:t>Probability of movement towards speaker model summary</w:t>
      </w:r>
    </w:p>
    <w:tbl>
      <w:tblPr>
        <w:tblW w:w="9975" w:type="dxa"/>
        <w:tblLayout w:type="fixed"/>
        <w:tblCellMar>
          <w:left w:w="30" w:type="dxa"/>
          <w:right w:w="30" w:type="dxa"/>
        </w:tblCellMar>
        <w:tblLook w:val="0000" w:firstRow="0" w:lastRow="0" w:firstColumn="0" w:lastColumn="0" w:noHBand="0" w:noVBand="0"/>
      </w:tblPr>
      <w:tblGrid>
        <w:gridCol w:w="2775"/>
        <w:gridCol w:w="1082"/>
        <w:gridCol w:w="956"/>
        <w:gridCol w:w="1109"/>
        <w:gridCol w:w="1169"/>
        <w:gridCol w:w="718"/>
        <w:gridCol w:w="1169"/>
        <w:gridCol w:w="997"/>
      </w:tblGrid>
      <w:tr w:rsidR="00872344" w14:paraId="1B46F5EF" w14:textId="77777777">
        <w:trPr>
          <w:trHeight w:val="256"/>
        </w:trPr>
        <w:tc>
          <w:tcPr>
            <w:tcW w:w="2775" w:type="dxa"/>
            <w:vAlign w:val="bottom"/>
          </w:tcPr>
          <w:p w14:paraId="6882167B" w14:textId="77777777" w:rsidR="00872344" w:rsidRDefault="00A02A4C">
            <w:pPr>
              <w:jc w:val="center"/>
              <w:rPr>
                <w:b/>
                <w:bCs/>
                <w:sz w:val="20"/>
                <w:szCs w:val="20"/>
              </w:rPr>
            </w:pPr>
            <w:r>
              <w:rPr>
                <w:b/>
                <w:bCs/>
                <w:sz w:val="20"/>
                <w:szCs w:val="20"/>
              </w:rPr>
              <w:t>Fixed effects</w:t>
            </w:r>
          </w:p>
        </w:tc>
        <w:tc>
          <w:tcPr>
            <w:tcW w:w="1082" w:type="dxa"/>
            <w:vAlign w:val="bottom"/>
          </w:tcPr>
          <w:p w14:paraId="61A55AD4" w14:textId="77777777" w:rsidR="00872344" w:rsidRDefault="00A02A4C">
            <w:pPr>
              <w:jc w:val="center"/>
              <w:rPr>
                <w:sz w:val="20"/>
                <w:szCs w:val="20"/>
              </w:rPr>
            </w:pPr>
            <w:r>
              <w:rPr>
                <w:sz w:val="20"/>
                <w:szCs w:val="20"/>
              </w:rPr>
              <w:t>Estimate</w:t>
            </w:r>
          </w:p>
        </w:tc>
        <w:tc>
          <w:tcPr>
            <w:tcW w:w="956" w:type="dxa"/>
            <w:vAlign w:val="bottom"/>
          </w:tcPr>
          <w:p w14:paraId="1F9A5CC5" w14:textId="77777777" w:rsidR="00872344" w:rsidRDefault="00A02A4C">
            <w:pPr>
              <w:jc w:val="center"/>
              <w:rPr>
                <w:sz w:val="20"/>
                <w:szCs w:val="20"/>
              </w:rPr>
            </w:pPr>
            <w:r>
              <w:rPr>
                <w:sz w:val="20"/>
                <w:szCs w:val="20"/>
              </w:rPr>
              <w:t>SE</w:t>
            </w:r>
          </w:p>
        </w:tc>
        <w:tc>
          <w:tcPr>
            <w:tcW w:w="1109" w:type="dxa"/>
            <w:vAlign w:val="bottom"/>
          </w:tcPr>
          <w:p w14:paraId="7FE5BEAA" w14:textId="77777777" w:rsidR="00872344" w:rsidRDefault="00A02A4C">
            <w:pPr>
              <w:jc w:val="center"/>
              <w:rPr>
                <w:sz w:val="20"/>
                <w:szCs w:val="20"/>
              </w:rPr>
            </w:pPr>
            <w:r>
              <w:rPr>
                <w:sz w:val="20"/>
                <w:szCs w:val="20"/>
              </w:rPr>
              <w:t>Lower 95% CI</w:t>
            </w:r>
          </w:p>
        </w:tc>
        <w:tc>
          <w:tcPr>
            <w:tcW w:w="1169" w:type="dxa"/>
            <w:vAlign w:val="bottom"/>
          </w:tcPr>
          <w:p w14:paraId="2BD07C71" w14:textId="77777777" w:rsidR="00872344" w:rsidRDefault="00A02A4C">
            <w:pPr>
              <w:jc w:val="center"/>
              <w:rPr>
                <w:sz w:val="20"/>
                <w:szCs w:val="20"/>
              </w:rPr>
            </w:pPr>
            <w:r>
              <w:rPr>
                <w:sz w:val="20"/>
                <w:szCs w:val="20"/>
              </w:rPr>
              <w:t>Upper 95% CI</w:t>
            </w:r>
          </w:p>
        </w:tc>
        <w:tc>
          <w:tcPr>
            <w:tcW w:w="718" w:type="dxa"/>
            <w:vAlign w:val="bottom"/>
          </w:tcPr>
          <w:p w14:paraId="7842B81D" w14:textId="77777777" w:rsidR="00872344" w:rsidRDefault="00A02A4C">
            <w:pPr>
              <w:jc w:val="center"/>
              <w:rPr>
                <w:sz w:val="20"/>
                <w:szCs w:val="20"/>
              </w:rPr>
            </w:pPr>
            <w:r>
              <w:rPr>
                <w:sz w:val="20"/>
                <w:szCs w:val="20"/>
              </w:rPr>
              <w:t>Ȓ</w:t>
            </w:r>
          </w:p>
        </w:tc>
        <w:tc>
          <w:tcPr>
            <w:tcW w:w="1169" w:type="dxa"/>
            <w:vAlign w:val="bottom"/>
          </w:tcPr>
          <w:p w14:paraId="329E322A" w14:textId="77777777" w:rsidR="00872344" w:rsidRDefault="00A02A4C">
            <w:pPr>
              <w:jc w:val="center"/>
              <w:rPr>
                <w:sz w:val="20"/>
                <w:szCs w:val="20"/>
              </w:rPr>
            </w:pPr>
            <w:r>
              <w:rPr>
                <w:sz w:val="20"/>
                <w:szCs w:val="20"/>
              </w:rPr>
              <w:t xml:space="preserve">Bulk </w:t>
            </w:r>
            <w:r>
              <w:rPr>
                <w:sz w:val="20"/>
                <w:szCs w:val="20"/>
              </w:rPr>
              <w:t>ESS</w:t>
            </w:r>
          </w:p>
        </w:tc>
        <w:tc>
          <w:tcPr>
            <w:tcW w:w="997" w:type="dxa"/>
            <w:vAlign w:val="bottom"/>
          </w:tcPr>
          <w:p w14:paraId="79F73205" w14:textId="77777777" w:rsidR="00872344" w:rsidRDefault="00A02A4C">
            <w:pPr>
              <w:jc w:val="center"/>
              <w:rPr>
                <w:sz w:val="20"/>
                <w:szCs w:val="20"/>
              </w:rPr>
            </w:pPr>
            <w:r>
              <w:rPr>
                <w:sz w:val="20"/>
                <w:szCs w:val="20"/>
              </w:rPr>
              <w:t>Tail ESS</w:t>
            </w:r>
          </w:p>
        </w:tc>
      </w:tr>
      <w:tr w:rsidR="00872344" w14:paraId="3FE65C4E" w14:textId="77777777">
        <w:trPr>
          <w:trHeight w:val="256"/>
        </w:trPr>
        <w:tc>
          <w:tcPr>
            <w:tcW w:w="2775" w:type="dxa"/>
            <w:vAlign w:val="bottom"/>
          </w:tcPr>
          <w:p w14:paraId="0C559F14" w14:textId="77777777" w:rsidR="00872344" w:rsidRDefault="00A02A4C">
            <w:pPr>
              <w:rPr>
                <w:sz w:val="20"/>
                <w:szCs w:val="20"/>
              </w:rPr>
            </w:pPr>
            <w:r>
              <w:rPr>
                <w:sz w:val="20"/>
                <w:szCs w:val="20"/>
              </w:rPr>
              <w:t>Intercept</w:t>
            </w:r>
          </w:p>
        </w:tc>
        <w:tc>
          <w:tcPr>
            <w:tcW w:w="1082" w:type="dxa"/>
            <w:vAlign w:val="bottom"/>
          </w:tcPr>
          <w:p w14:paraId="4BC48028" w14:textId="77777777" w:rsidR="00872344" w:rsidRDefault="00A02A4C">
            <w:pPr>
              <w:jc w:val="center"/>
              <w:rPr>
                <w:sz w:val="20"/>
                <w:szCs w:val="20"/>
              </w:rPr>
            </w:pPr>
            <w:r>
              <w:rPr>
                <w:sz w:val="20"/>
                <w:szCs w:val="20"/>
              </w:rPr>
              <w:t>-0.170</w:t>
            </w:r>
          </w:p>
        </w:tc>
        <w:tc>
          <w:tcPr>
            <w:tcW w:w="956" w:type="dxa"/>
            <w:vAlign w:val="bottom"/>
          </w:tcPr>
          <w:p w14:paraId="4C7559B8" w14:textId="77777777" w:rsidR="00872344" w:rsidRDefault="00A02A4C">
            <w:pPr>
              <w:jc w:val="center"/>
              <w:rPr>
                <w:sz w:val="20"/>
                <w:szCs w:val="20"/>
              </w:rPr>
            </w:pPr>
            <w:r>
              <w:rPr>
                <w:sz w:val="20"/>
                <w:szCs w:val="20"/>
              </w:rPr>
              <w:t>1.626</w:t>
            </w:r>
          </w:p>
        </w:tc>
        <w:tc>
          <w:tcPr>
            <w:tcW w:w="1109" w:type="dxa"/>
            <w:vAlign w:val="bottom"/>
          </w:tcPr>
          <w:p w14:paraId="4CFFC3DB" w14:textId="77777777" w:rsidR="00872344" w:rsidRDefault="00A02A4C">
            <w:pPr>
              <w:jc w:val="center"/>
              <w:rPr>
                <w:sz w:val="20"/>
                <w:szCs w:val="20"/>
              </w:rPr>
            </w:pPr>
            <w:r>
              <w:rPr>
                <w:sz w:val="20"/>
                <w:szCs w:val="20"/>
              </w:rPr>
              <w:t>-3.225</w:t>
            </w:r>
          </w:p>
        </w:tc>
        <w:tc>
          <w:tcPr>
            <w:tcW w:w="1169" w:type="dxa"/>
            <w:vAlign w:val="bottom"/>
          </w:tcPr>
          <w:p w14:paraId="0B098480" w14:textId="77777777" w:rsidR="00872344" w:rsidRDefault="00A02A4C">
            <w:pPr>
              <w:jc w:val="center"/>
              <w:rPr>
                <w:sz w:val="20"/>
                <w:szCs w:val="20"/>
              </w:rPr>
            </w:pPr>
            <w:r>
              <w:rPr>
                <w:sz w:val="20"/>
                <w:szCs w:val="20"/>
              </w:rPr>
              <w:t>2.938</w:t>
            </w:r>
          </w:p>
        </w:tc>
        <w:tc>
          <w:tcPr>
            <w:tcW w:w="718" w:type="dxa"/>
            <w:vAlign w:val="bottom"/>
          </w:tcPr>
          <w:p w14:paraId="072CD11C" w14:textId="77777777" w:rsidR="00872344" w:rsidRDefault="00A02A4C">
            <w:pPr>
              <w:jc w:val="center"/>
              <w:rPr>
                <w:sz w:val="20"/>
                <w:szCs w:val="20"/>
              </w:rPr>
            </w:pPr>
            <w:r>
              <w:rPr>
                <w:sz w:val="20"/>
                <w:szCs w:val="20"/>
              </w:rPr>
              <w:t>1.001</w:t>
            </w:r>
          </w:p>
        </w:tc>
        <w:tc>
          <w:tcPr>
            <w:tcW w:w="1169" w:type="dxa"/>
            <w:vAlign w:val="bottom"/>
          </w:tcPr>
          <w:p w14:paraId="5D5ED1E6" w14:textId="77777777" w:rsidR="00872344" w:rsidRDefault="00A02A4C">
            <w:pPr>
              <w:jc w:val="center"/>
              <w:rPr>
                <w:sz w:val="20"/>
                <w:szCs w:val="20"/>
              </w:rPr>
            </w:pPr>
            <w:r>
              <w:rPr>
                <w:sz w:val="20"/>
                <w:szCs w:val="20"/>
              </w:rPr>
              <w:t>6233</w:t>
            </w:r>
          </w:p>
        </w:tc>
        <w:tc>
          <w:tcPr>
            <w:tcW w:w="997" w:type="dxa"/>
            <w:vAlign w:val="bottom"/>
          </w:tcPr>
          <w:p w14:paraId="19A73D46" w14:textId="77777777" w:rsidR="00872344" w:rsidRDefault="00A02A4C">
            <w:pPr>
              <w:jc w:val="center"/>
              <w:rPr>
                <w:sz w:val="20"/>
                <w:szCs w:val="20"/>
              </w:rPr>
            </w:pPr>
            <w:r>
              <w:rPr>
                <w:sz w:val="20"/>
                <w:szCs w:val="20"/>
              </w:rPr>
              <w:t>4587</w:t>
            </w:r>
          </w:p>
        </w:tc>
      </w:tr>
      <w:tr w:rsidR="00872344" w14:paraId="1C0C618B" w14:textId="77777777">
        <w:trPr>
          <w:trHeight w:val="256"/>
        </w:trPr>
        <w:tc>
          <w:tcPr>
            <w:tcW w:w="2775" w:type="dxa"/>
            <w:vAlign w:val="bottom"/>
          </w:tcPr>
          <w:p w14:paraId="036FE6D2" w14:textId="77777777" w:rsidR="00872344" w:rsidRDefault="00A02A4C">
            <w:pPr>
              <w:rPr>
                <w:sz w:val="20"/>
                <w:szCs w:val="20"/>
              </w:rPr>
            </w:pPr>
            <w:r>
              <w:rPr>
                <w:sz w:val="20"/>
                <w:szCs w:val="20"/>
              </w:rPr>
              <w:t>soundFact1</w:t>
            </w:r>
          </w:p>
        </w:tc>
        <w:tc>
          <w:tcPr>
            <w:tcW w:w="1082" w:type="dxa"/>
            <w:vAlign w:val="bottom"/>
          </w:tcPr>
          <w:p w14:paraId="76F6A887" w14:textId="77777777" w:rsidR="00872344" w:rsidRDefault="00A02A4C">
            <w:pPr>
              <w:jc w:val="center"/>
              <w:rPr>
                <w:sz w:val="20"/>
                <w:szCs w:val="20"/>
              </w:rPr>
            </w:pPr>
            <w:r>
              <w:rPr>
                <w:sz w:val="20"/>
                <w:szCs w:val="20"/>
              </w:rPr>
              <w:t>1.654</w:t>
            </w:r>
          </w:p>
        </w:tc>
        <w:tc>
          <w:tcPr>
            <w:tcW w:w="956" w:type="dxa"/>
            <w:vAlign w:val="bottom"/>
          </w:tcPr>
          <w:p w14:paraId="6FAC439E" w14:textId="77777777" w:rsidR="00872344" w:rsidRDefault="00A02A4C">
            <w:pPr>
              <w:jc w:val="center"/>
              <w:rPr>
                <w:sz w:val="20"/>
                <w:szCs w:val="20"/>
              </w:rPr>
            </w:pPr>
            <w:r>
              <w:rPr>
                <w:sz w:val="20"/>
                <w:szCs w:val="20"/>
              </w:rPr>
              <w:t>0.820</w:t>
            </w:r>
          </w:p>
        </w:tc>
        <w:tc>
          <w:tcPr>
            <w:tcW w:w="1109" w:type="dxa"/>
            <w:vAlign w:val="bottom"/>
          </w:tcPr>
          <w:p w14:paraId="3EAAF8EA" w14:textId="77777777" w:rsidR="00872344" w:rsidRDefault="00A02A4C">
            <w:pPr>
              <w:jc w:val="center"/>
              <w:rPr>
                <w:sz w:val="20"/>
                <w:szCs w:val="20"/>
              </w:rPr>
            </w:pPr>
            <w:r>
              <w:rPr>
                <w:sz w:val="20"/>
                <w:szCs w:val="20"/>
              </w:rPr>
              <w:t>0.098</w:t>
            </w:r>
          </w:p>
        </w:tc>
        <w:tc>
          <w:tcPr>
            <w:tcW w:w="1169" w:type="dxa"/>
            <w:vAlign w:val="bottom"/>
          </w:tcPr>
          <w:p w14:paraId="401BEDDE" w14:textId="77777777" w:rsidR="00872344" w:rsidRDefault="00A02A4C">
            <w:pPr>
              <w:jc w:val="center"/>
              <w:rPr>
                <w:sz w:val="20"/>
                <w:szCs w:val="20"/>
              </w:rPr>
            </w:pPr>
            <w:r>
              <w:rPr>
                <w:sz w:val="20"/>
                <w:szCs w:val="20"/>
              </w:rPr>
              <w:t>3.330</w:t>
            </w:r>
          </w:p>
        </w:tc>
        <w:tc>
          <w:tcPr>
            <w:tcW w:w="718" w:type="dxa"/>
            <w:vAlign w:val="bottom"/>
          </w:tcPr>
          <w:p w14:paraId="0A8134B8" w14:textId="77777777" w:rsidR="00872344" w:rsidRDefault="00A02A4C">
            <w:pPr>
              <w:jc w:val="center"/>
              <w:rPr>
                <w:sz w:val="20"/>
                <w:szCs w:val="20"/>
              </w:rPr>
            </w:pPr>
            <w:r>
              <w:rPr>
                <w:sz w:val="20"/>
                <w:szCs w:val="20"/>
              </w:rPr>
              <w:t>1.000</w:t>
            </w:r>
          </w:p>
        </w:tc>
        <w:tc>
          <w:tcPr>
            <w:tcW w:w="1169" w:type="dxa"/>
            <w:vAlign w:val="bottom"/>
          </w:tcPr>
          <w:p w14:paraId="19D02CDF" w14:textId="77777777" w:rsidR="00872344" w:rsidRDefault="00A02A4C">
            <w:pPr>
              <w:jc w:val="center"/>
              <w:rPr>
                <w:sz w:val="20"/>
                <w:szCs w:val="20"/>
              </w:rPr>
            </w:pPr>
            <w:r>
              <w:rPr>
                <w:sz w:val="20"/>
                <w:szCs w:val="20"/>
              </w:rPr>
              <w:t>6224</w:t>
            </w:r>
          </w:p>
        </w:tc>
        <w:tc>
          <w:tcPr>
            <w:tcW w:w="997" w:type="dxa"/>
            <w:vAlign w:val="bottom"/>
          </w:tcPr>
          <w:p w14:paraId="62561910" w14:textId="77777777" w:rsidR="00872344" w:rsidRDefault="00A02A4C">
            <w:pPr>
              <w:jc w:val="center"/>
              <w:rPr>
                <w:sz w:val="20"/>
                <w:szCs w:val="20"/>
              </w:rPr>
            </w:pPr>
            <w:r>
              <w:rPr>
                <w:sz w:val="20"/>
                <w:szCs w:val="20"/>
              </w:rPr>
              <w:t>9111</w:t>
            </w:r>
          </w:p>
        </w:tc>
      </w:tr>
      <w:tr w:rsidR="00872344" w14:paraId="5E235131" w14:textId="77777777">
        <w:trPr>
          <w:trHeight w:val="256"/>
        </w:trPr>
        <w:tc>
          <w:tcPr>
            <w:tcW w:w="2775" w:type="dxa"/>
            <w:vAlign w:val="bottom"/>
          </w:tcPr>
          <w:p w14:paraId="2206C619" w14:textId="77777777" w:rsidR="00872344" w:rsidRDefault="00A02A4C">
            <w:pPr>
              <w:rPr>
                <w:sz w:val="20"/>
                <w:szCs w:val="20"/>
              </w:rPr>
            </w:pPr>
            <w:r>
              <w:rPr>
                <w:sz w:val="20"/>
                <w:szCs w:val="20"/>
              </w:rPr>
              <w:t>soundFact2</w:t>
            </w:r>
          </w:p>
        </w:tc>
        <w:tc>
          <w:tcPr>
            <w:tcW w:w="1082" w:type="dxa"/>
            <w:vAlign w:val="bottom"/>
          </w:tcPr>
          <w:p w14:paraId="78EA7430" w14:textId="77777777" w:rsidR="00872344" w:rsidRDefault="00A02A4C">
            <w:pPr>
              <w:jc w:val="center"/>
              <w:rPr>
                <w:sz w:val="20"/>
                <w:szCs w:val="20"/>
              </w:rPr>
            </w:pPr>
            <w:r>
              <w:rPr>
                <w:sz w:val="20"/>
                <w:szCs w:val="20"/>
              </w:rPr>
              <w:t>1.708</w:t>
            </w:r>
          </w:p>
        </w:tc>
        <w:tc>
          <w:tcPr>
            <w:tcW w:w="956" w:type="dxa"/>
            <w:vAlign w:val="bottom"/>
          </w:tcPr>
          <w:p w14:paraId="55783DBD" w14:textId="77777777" w:rsidR="00872344" w:rsidRDefault="00A02A4C">
            <w:pPr>
              <w:jc w:val="center"/>
              <w:rPr>
                <w:sz w:val="20"/>
                <w:szCs w:val="20"/>
              </w:rPr>
            </w:pPr>
            <w:r>
              <w:rPr>
                <w:sz w:val="20"/>
                <w:szCs w:val="20"/>
              </w:rPr>
              <w:t>0.823</w:t>
            </w:r>
          </w:p>
        </w:tc>
        <w:tc>
          <w:tcPr>
            <w:tcW w:w="1109" w:type="dxa"/>
            <w:vAlign w:val="bottom"/>
          </w:tcPr>
          <w:p w14:paraId="00E54F82" w14:textId="77777777" w:rsidR="00872344" w:rsidRDefault="00A02A4C">
            <w:pPr>
              <w:jc w:val="center"/>
              <w:rPr>
                <w:sz w:val="20"/>
                <w:szCs w:val="20"/>
              </w:rPr>
            </w:pPr>
            <w:r>
              <w:rPr>
                <w:sz w:val="20"/>
                <w:szCs w:val="20"/>
              </w:rPr>
              <w:t>0.140</w:t>
            </w:r>
          </w:p>
        </w:tc>
        <w:tc>
          <w:tcPr>
            <w:tcW w:w="1169" w:type="dxa"/>
            <w:vAlign w:val="bottom"/>
          </w:tcPr>
          <w:p w14:paraId="7827EB84" w14:textId="77777777" w:rsidR="00872344" w:rsidRDefault="00A02A4C">
            <w:pPr>
              <w:jc w:val="center"/>
              <w:rPr>
                <w:sz w:val="20"/>
                <w:szCs w:val="20"/>
              </w:rPr>
            </w:pPr>
            <w:r>
              <w:rPr>
                <w:sz w:val="20"/>
                <w:szCs w:val="20"/>
              </w:rPr>
              <w:t>3.394</w:t>
            </w:r>
          </w:p>
        </w:tc>
        <w:tc>
          <w:tcPr>
            <w:tcW w:w="718" w:type="dxa"/>
            <w:vAlign w:val="bottom"/>
          </w:tcPr>
          <w:p w14:paraId="2E831720" w14:textId="77777777" w:rsidR="00872344" w:rsidRDefault="00A02A4C">
            <w:pPr>
              <w:jc w:val="center"/>
              <w:rPr>
                <w:sz w:val="20"/>
                <w:szCs w:val="20"/>
              </w:rPr>
            </w:pPr>
            <w:r>
              <w:rPr>
                <w:sz w:val="20"/>
                <w:szCs w:val="20"/>
              </w:rPr>
              <w:t>1.000</w:t>
            </w:r>
          </w:p>
        </w:tc>
        <w:tc>
          <w:tcPr>
            <w:tcW w:w="1169" w:type="dxa"/>
            <w:vAlign w:val="bottom"/>
          </w:tcPr>
          <w:p w14:paraId="761AE27D" w14:textId="77777777" w:rsidR="00872344" w:rsidRDefault="00A02A4C">
            <w:pPr>
              <w:jc w:val="center"/>
              <w:rPr>
                <w:sz w:val="20"/>
                <w:szCs w:val="20"/>
              </w:rPr>
            </w:pPr>
            <w:r>
              <w:rPr>
                <w:sz w:val="20"/>
                <w:szCs w:val="20"/>
              </w:rPr>
              <w:t>6122</w:t>
            </w:r>
          </w:p>
        </w:tc>
        <w:tc>
          <w:tcPr>
            <w:tcW w:w="997" w:type="dxa"/>
            <w:vAlign w:val="bottom"/>
          </w:tcPr>
          <w:p w14:paraId="006FDAA3" w14:textId="77777777" w:rsidR="00872344" w:rsidRDefault="00A02A4C">
            <w:pPr>
              <w:jc w:val="center"/>
              <w:rPr>
                <w:sz w:val="20"/>
                <w:szCs w:val="20"/>
              </w:rPr>
            </w:pPr>
            <w:r>
              <w:rPr>
                <w:sz w:val="20"/>
                <w:szCs w:val="20"/>
              </w:rPr>
              <w:t>8898</w:t>
            </w:r>
          </w:p>
        </w:tc>
      </w:tr>
      <w:tr w:rsidR="00872344" w14:paraId="29070CB3" w14:textId="77777777">
        <w:trPr>
          <w:trHeight w:val="256"/>
        </w:trPr>
        <w:tc>
          <w:tcPr>
            <w:tcW w:w="2775" w:type="dxa"/>
            <w:vAlign w:val="bottom"/>
          </w:tcPr>
          <w:p w14:paraId="0BEEA490" w14:textId="77777777" w:rsidR="00872344" w:rsidRDefault="00A02A4C">
            <w:pPr>
              <w:rPr>
                <w:sz w:val="20"/>
                <w:szCs w:val="20"/>
              </w:rPr>
            </w:pPr>
            <w:r>
              <w:rPr>
                <w:sz w:val="20"/>
                <w:szCs w:val="20"/>
              </w:rPr>
              <w:t>soundFact3</w:t>
            </w:r>
          </w:p>
        </w:tc>
        <w:tc>
          <w:tcPr>
            <w:tcW w:w="1082" w:type="dxa"/>
            <w:vAlign w:val="bottom"/>
          </w:tcPr>
          <w:p w14:paraId="5D2BEC7F" w14:textId="77777777" w:rsidR="00872344" w:rsidRDefault="00A02A4C">
            <w:pPr>
              <w:jc w:val="center"/>
              <w:rPr>
                <w:sz w:val="20"/>
                <w:szCs w:val="20"/>
              </w:rPr>
            </w:pPr>
            <w:r>
              <w:rPr>
                <w:sz w:val="20"/>
                <w:szCs w:val="20"/>
              </w:rPr>
              <w:t>1.025</w:t>
            </w:r>
          </w:p>
        </w:tc>
        <w:tc>
          <w:tcPr>
            <w:tcW w:w="956" w:type="dxa"/>
            <w:vAlign w:val="bottom"/>
          </w:tcPr>
          <w:p w14:paraId="791CA936" w14:textId="77777777" w:rsidR="00872344" w:rsidRDefault="00A02A4C">
            <w:pPr>
              <w:jc w:val="center"/>
              <w:rPr>
                <w:sz w:val="20"/>
                <w:szCs w:val="20"/>
              </w:rPr>
            </w:pPr>
            <w:r>
              <w:rPr>
                <w:sz w:val="20"/>
                <w:szCs w:val="20"/>
              </w:rPr>
              <w:t>0.880</w:t>
            </w:r>
          </w:p>
        </w:tc>
        <w:tc>
          <w:tcPr>
            <w:tcW w:w="1109" w:type="dxa"/>
            <w:vAlign w:val="bottom"/>
          </w:tcPr>
          <w:p w14:paraId="5B947E18" w14:textId="77777777" w:rsidR="00872344" w:rsidRDefault="00A02A4C">
            <w:pPr>
              <w:jc w:val="center"/>
              <w:rPr>
                <w:sz w:val="20"/>
                <w:szCs w:val="20"/>
              </w:rPr>
            </w:pPr>
            <w:r>
              <w:rPr>
                <w:sz w:val="20"/>
                <w:szCs w:val="20"/>
              </w:rPr>
              <w:t>-0.671</w:t>
            </w:r>
          </w:p>
        </w:tc>
        <w:tc>
          <w:tcPr>
            <w:tcW w:w="1169" w:type="dxa"/>
            <w:vAlign w:val="bottom"/>
          </w:tcPr>
          <w:p w14:paraId="6AB633C3" w14:textId="77777777" w:rsidR="00872344" w:rsidRDefault="00A02A4C">
            <w:pPr>
              <w:jc w:val="center"/>
              <w:rPr>
                <w:sz w:val="20"/>
                <w:szCs w:val="20"/>
              </w:rPr>
            </w:pPr>
            <w:r>
              <w:rPr>
                <w:sz w:val="20"/>
                <w:szCs w:val="20"/>
              </w:rPr>
              <w:t>2.808</w:t>
            </w:r>
          </w:p>
        </w:tc>
        <w:tc>
          <w:tcPr>
            <w:tcW w:w="718" w:type="dxa"/>
            <w:vAlign w:val="bottom"/>
          </w:tcPr>
          <w:p w14:paraId="6AEC9FE5" w14:textId="77777777" w:rsidR="00872344" w:rsidRDefault="00A02A4C">
            <w:pPr>
              <w:jc w:val="center"/>
              <w:rPr>
                <w:sz w:val="20"/>
                <w:szCs w:val="20"/>
              </w:rPr>
            </w:pPr>
            <w:r>
              <w:rPr>
                <w:sz w:val="20"/>
                <w:szCs w:val="20"/>
              </w:rPr>
              <w:t>1.000</w:t>
            </w:r>
          </w:p>
        </w:tc>
        <w:tc>
          <w:tcPr>
            <w:tcW w:w="1169" w:type="dxa"/>
            <w:vAlign w:val="bottom"/>
          </w:tcPr>
          <w:p w14:paraId="12BF0F27" w14:textId="77777777" w:rsidR="00872344" w:rsidRDefault="00A02A4C">
            <w:pPr>
              <w:jc w:val="center"/>
              <w:rPr>
                <w:sz w:val="20"/>
                <w:szCs w:val="20"/>
              </w:rPr>
            </w:pPr>
            <w:r>
              <w:rPr>
                <w:sz w:val="20"/>
                <w:szCs w:val="20"/>
              </w:rPr>
              <w:t>6845</w:t>
            </w:r>
          </w:p>
        </w:tc>
        <w:tc>
          <w:tcPr>
            <w:tcW w:w="997" w:type="dxa"/>
            <w:vAlign w:val="bottom"/>
          </w:tcPr>
          <w:p w14:paraId="46B5017E" w14:textId="77777777" w:rsidR="00872344" w:rsidRDefault="00A02A4C">
            <w:pPr>
              <w:jc w:val="center"/>
              <w:rPr>
                <w:sz w:val="20"/>
                <w:szCs w:val="20"/>
              </w:rPr>
            </w:pPr>
            <w:r>
              <w:rPr>
                <w:sz w:val="20"/>
                <w:szCs w:val="20"/>
              </w:rPr>
              <w:t>10060</w:t>
            </w:r>
          </w:p>
        </w:tc>
      </w:tr>
      <w:tr w:rsidR="00872344" w14:paraId="2479E1F3" w14:textId="77777777">
        <w:trPr>
          <w:trHeight w:val="256"/>
        </w:trPr>
        <w:tc>
          <w:tcPr>
            <w:tcW w:w="2775" w:type="dxa"/>
            <w:vAlign w:val="bottom"/>
          </w:tcPr>
          <w:p w14:paraId="0E7F0546" w14:textId="77777777" w:rsidR="00872344" w:rsidRDefault="00A02A4C">
            <w:pPr>
              <w:rPr>
                <w:sz w:val="20"/>
                <w:szCs w:val="20"/>
              </w:rPr>
            </w:pPr>
            <w:r>
              <w:rPr>
                <w:sz w:val="20"/>
                <w:szCs w:val="20"/>
              </w:rPr>
              <w:t>genusAspidites</w:t>
            </w:r>
          </w:p>
        </w:tc>
        <w:tc>
          <w:tcPr>
            <w:tcW w:w="1082" w:type="dxa"/>
            <w:vAlign w:val="bottom"/>
          </w:tcPr>
          <w:p w14:paraId="39FA0487" w14:textId="77777777" w:rsidR="00872344" w:rsidRDefault="00A02A4C">
            <w:pPr>
              <w:jc w:val="center"/>
              <w:rPr>
                <w:sz w:val="20"/>
                <w:szCs w:val="20"/>
              </w:rPr>
            </w:pPr>
            <w:r>
              <w:rPr>
                <w:sz w:val="20"/>
                <w:szCs w:val="20"/>
              </w:rPr>
              <w:t>2.034</w:t>
            </w:r>
          </w:p>
        </w:tc>
        <w:tc>
          <w:tcPr>
            <w:tcW w:w="956" w:type="dxa"/>
            <w:vAlign w:val="bottom"/>
          </w:tcPr>
          <w:p w14:paraId="478C8E6D" w14:textId="77777777" w:rsidR="00872344" w:rsidRDefault="00A02A4C">
            <w:pPr>
              <w:jc w:val="center"/>
              <w:rPr>
                <w:sz w:val="20"/>
                <w:szCs w:val="20"/>
              </w:rPr>
            </w:pPr>
            <w:r>
              <w:rPr>
                <w:sz w:val="20"/>
                <w:szCs w:val="20"/>
              </w:rPr>
              <w:t>0.996</w:t>
            </w:r>
          </w:p>
        </w:tc>
        <w:tc>
          <w:tcPr>
            <w:tcW w:w="1109" w:type="dxa"/>
            <w:vAlign w:val="bottom"/>
          </w:tcPr>
          <w:p w14:paraId="7640CE33" w14:textId="77777777" w:rsidR="00872344" w:rsidRDefault="00A02A4C">
            <w:pPr>
              <w:jc w:val="center"/>
              <w:rPr>
                <w:sz w:val="20"/>
                <w:szCs w:val="20"/>
              </w:rPr>
            </w:pPr>
            <w:r>
              <w:rPr>
                <w:sz w:val="20"/>
                <w:szCs w:val="20"/>
              </w:rPr>
              <w:t>0.116</w:t>
            </w:r>
          </w:p>
        </w:tc>
        <w:tc>
          <w:tcPr>
            <w:tcW w:w="1169" w:type="dxa"/>
            <w:vAlign w:val="bottom"/>
          </w:tcPr>
          <w:p w14:paraId="2F337C3B" w14:textId="77777777" w:rsidR="00872344" w:rsidRDefault="00A02A4C">
            <w:pPr>
              <w:jc w:val="center"/>
              <w:rPr>
                <w:sz w:val="20"/>
                <w:szCs w:val="20"/>
              </w:rPr>
            </w:pPr>
            <w:r>
              <w:rPr>
                <w:sz w:val="20"/>
                <w:szCs w:val="20"/>
              </w:rPr>
              <w:t>4.014</w:t>
            </w:r>
          </w:p>
        </w:tc>
        <w:tc>
          <w:tcPr>
            <w:tcW w:w="718" w:type="dxa"/>
            <w:vAlign w:val="bottom"/>
          </w:tcPr>
          <w:p w14:paraId="6531A718" w14:textId="77777777" w:rsidR="00872344" w:rsidRDefault="00A02A4C">
            <w:pPr>
              <w:jc w:val="center"/>
              <w:rPr>
                <w:sz w:val="20"/>
                <w:szCs w:val="20"/>
              </w:rPr>
            </w:pPr>
            <w:r>
              <w:rPr>
                <w:sz w:val="20"/>
                <w:szCs w:val="20"/>
              </w:rPr>
              <w:t>1.000</w:t>
            </w:r>
          </w:p>
        </w:tc>
        <w:tc>
          <w:tcPr>
            <w:tcW w:w="1169" w:type="dxa"/>
            <w:vAlign w:val="bottom"/>
          </w:tcPr>
          <w:p w14:paraId="3CE41E62" w14:textId="77777777" w:rsidR="00872344" w:rsidRDefault="00A02A4C">
            <w:pPr>
              <w:jc w:val="center"/>
              <w:rPr>
                <w:sz w:val="20"/>
                <w:szCs w:val="20"/>
              </w:rPr>
            </w:pPr>
            <w:r>
              <w:rPr>
                <w:sz w:val="20"/>
                <w:szCs w:val="20"/>
              </w:rPr>
              <w:t>6787</w:t>
            </w:r>
          </w:p>
        </w:tc>
        <w:tc>
          <w:tcPr>
            <w:tcW w:w="997" w:type="dxa"/>
            <w:vAlign w:val="bottom"/>
          </w:tcPr>
          <w:p w14:paraId="166E6734" w14:textId="77777777" w:rsidR="00872344" w:rsidRDefault="00A02A4C">
            <w:pPr>
              <w:jc w:val="center"/>
              <w:rPr>
                <w:sz w:val="20"/>
                <w:szCs w:val="20"/>
              </w:rPr>
            </w:pPr>
            <w:r>
              <w:rPr>
                <w:sz w:val="20"/>
                <w:szCs w:val="20"/>
              </w:rPr>
              <w:t>10889</w:t>
            </w:r>
          </w:p>
        </w:tc>
      </w:tr>
      <w:tr w:rsidR="00872344" w14:paraId="775AFD1D" w14:textId="77777777">
        <w:trPr>
          <w:trHeight w:val="256"/>
        </w:trPr>
        <w:tc>
          <w:tcPr>
            <w:tcW w:w="2775" w:type="dxa"/>
            <w:vAlign w:val="bottom"/>
          </w:tcPr>
          <w:p w14:paraId="72DDF99F" w14:textId="77777777" w:rsidR="00872344" w:rsidRDefault="00A02A4C">
            <w:pPr>
              <w:rPr>
                <w:sz w:val="20"/>
                <w:szCs w:val="20"/>
              </w:rPr>
            </w:pPr>
            <w:r>
              <w:rPr>
                <w:sz w:val="20"/>
                <w:szCs w:val="20"/>
              </w:rPr>
              <w:t>genusHoplocephalus</w:t>
            </w:r>
          </w:p>
        </w:tc>
        <w:tc>
          <w:tcPr>
            <w:tcW w:w="1082" w:type="dxa"/>
            <w:vAlign w:val="bottom"/>
          </w:tcPr>
          <w:p w14:paraId="48BE3A81" w14:textId="77777777" w:rsidR="00872344" w:rsidRDefault="00A02A4C">
            <w:pPr>
              <w:jc w:val="center"/>
              <w:rPr>
                <w:sz w:val="20"/>
                <w:szCs w:val="20"/>
              </w:rPr>
            </w:pPr>
            <w:r>
              <w:rPr>
                <w:sz w:val="20"/>
                <w:szCs w:val="20"/>
              </w:rPr>
              <w:t>0.984</w:t>
            </w:r>
          </w:p>
        </w:tc>
        <w:tc>
          <w:tcPr>
            <w:tcW w:w="956" w:type="dxa"/>
            <w:vAlign w:val="bottom"/>
          </w:tcPr>
          <w:p w14:paraId="44D73683" w14:textId="77777777" w:rsidR="00872344" w:rsidRDefault="00A02A4C">
            <w:pPr>
              <w:jc w:val="center"/>
              <w:rPr>
                <w:sz w:val="20"/>
                <w:szCs w:val="20"/>
              </w:rPr>
            </w:pPr>
            <w:r>
              <w:rPr>
                <w:sz w:val="20"/>
                <w:szCs w:val="20"/>
              </w:rPr>
              <w:t>1.142</w:t>
            </w:r>
          </w:p>
        </w:tc>
        <w:tc>
          <w:tcPr>
            <w:tcW w:w="1109" w:type="dxa"/>
            <w:vAlign w:val="bottom"/>
          </w:tcPr>
          <w:p w14:paraId="0F531CA7" w14:textId="77777777" w:rsidR="00872344" w:rsidRDefault="00A02A4C">
            <w:pPr>
              <w:jc w:val="center"/>
              <w:rPr>
                <w:sz w:val="20"/>
                <w:szCs w:val="20"/>
              </w:rPr>
            </w:pPr>
            <w:r>
              <w:rPr>
                <w:sz w:val="20"/>
                <w:szCs w:val="20"/>
              </w:rPr>
              <w:t>-1.298</w:t>
            </w:r>
          </w:p>
        </w:tc>
        <w:tc>
          <w:tcPr>
            <w:tcW w:w="1169" w:type="dxa"/>
            <w:vAlign w:val="bottom"/>
          </w:tcPr>
          <w:p w14:paraId="027EFD13" w14:textId="77777777" w:rsidR="00872344" w:rsidRDefault="00A02A4C">
            <w:pPr>
              <w:jc w:val="center"/>
              <w:rPr>
                <w:sz w:val="20"/>
                <w:szCs w:val="20"/>
              </w:rPr>
            </w:pPr>
            <w:r>
              <w:rPr>
                <w:sz w:val="20"/>
                <w:szCs w:val="20"/>
              </w:rPr>
              <w:t>3.223</w:t>
            </w:r>
          </w:p>
        </w:tc>
        <w:tc>
          <w:tcPr>
            <w:tcW w:w="718" w:type="dxa"/>
            <w:vAlign w:val="bottom"/>
          </w:tcPr>
          <w:p w14:paraId="5CBF838A" w14:textId="77777777" w:rsidR="00872344" w:rsidRDefault="00A02A4C">
            <w:pPr>
              <w:jc w:val="center"/>
              <w:rPr>
                <w:sz w:val="20"/>
                <w:szCs w:val="20"/>
              </w:rPr>
            </w:pPr>
            <w:r>
              <w:rPr>
                <w:sz w:val="20"/>
                <w:szCs w:val="20"/>
              </w:rPr>
              <w:t>1.000</w:t>
            </w:r>
          </w:p>
        </w:tc>
        <w:tc>
          <w:tcPr>
            <w:tcW w:w="1169" w:type="dxa"/>
            <w:vAlign w:val="bottom"/>
          </w:tcPr>
          <w:p w14:paraId="3A262378" w14:textId="77777777" w:rsidR="00872344" w:rsidRDefault="00A02A4C">
            <w:pPr>
              <w:jc w:val="center"/>
              <w:rPr>
                <w:sz w:val="20"/>
                <w:szCs w:val="20"/>
              </w:rPr>
            </w:pPr>
            <w:r>
              <w:rPr>
                <w:sz w:val="20"/>
                <w:szCs w:val="20"/>
              </w:rPr>
              <w:t>7606</w:t>
            </w:r>
          </w:p>
        </w:tc>
        <w:tc>
          <w:tcPr>
            <w:tcW w:w="997" w:type="dxa"/>
            <w:vAlign w:val="bottom"/>
          </w:tcPr>
          <w:p w14:paraId="642B975F" w14:textId="77777777" w:rsidR="00872344" w:rsidRDefault="00A02A4C">
            <w:pPr>
              <w:jc w:val="center"/>
              <w:rPr>
                <w:sz w:val="20"/>
                <w:szCs w:val="20"/>
              </w:rPr>
            </w:pPr>
            <w:r>
              <w:rPr>
                <w:sz w:val="20"/>
                <w:szCs w:val="20"/>
              </w:rPr>
              <w:t>11205</w:t>
            </w:r>
          </w:p>
        </w:tc>
      </w:tr>
      <w:tr w:rsidR="00872344" w14:paraId="286EC18B" w14:textId="77777777">
        <w:trPr>
          <w:trHeight w:val="256"/>
        </w:trPr>
        <w:tc>
          <w:tcPr>
            <w:tcW w:w="2775" w:type="dxa"/>
            <w:vAlign w:val="bottom"/>
          </w:tcPr>
          <w:p w14:paraId="78AD270F" w14:textId="77777777" w:rsidR="00872344" w:rsidRDefault="00A02A4C">
            <w:pPr>
              <w:rPr>
                <w:sz w:val="20"/>
                <w:szCs w:val="20"/>
              </w:rPr>
            </w:pPr>
            <w:r>
              <w:rPr>
                <w:sz w:val="20"/>
                <w:szCs w:val="20"/>
              </w:rPr>
              <w:t>genusOxyuranus</w:t>
            </w:r>
          </w:p>
        </w:tc>
        <w:tc>
          <w:tcPr>
            <w:tcW w:w="1082" w:type="dxa"/>
            <w:vAlign w:val="bottom"/>
          </w:tcPr>
          <w:p w14:paraId="25C06F73" w14:textId="77777777" w:rsidR="00872344" w:rsidRDefault="00A02A4C">
            <w:pPr>
              <w:jc w:val="center"/>
              <w:rPr>
                <w:sz w:val="20"/>
                <w:szCs w:val="20"/>
              </w:rPr>
            </w:pPr>
            <w:r>
              <w:rPr>
                <w:sz w:val="20"/>
                <w:szCs w:val="20"/>
              </w:rPr>
              <w:t>0.564</w:t>
            </w:r>
          </w:p>
        </w:tc>
        <w:tc>
          <w:tcPr>
            <w:tcW w:w="956" w:type="dxa"/>
            <w:vAlign w:val="bottom"/>
          </w:tcPr>
          <w:p w14:paraId="62805223" w14:textId="77777777" w:rsidR="00872344" w:rsidRDefault="00A02A4C">
            <w:pPr>
              <w:jc w:val="center"/>
              <w:rPr>
                <w:sz w:val="20"/>
                <w:szCs w:val="20"/>
              </w:rPr>
            </w:pPr>
            <w:r>
              <w:rPr>
                <w:sz w:val="20"/>
                <w:szCs w:val="20"/>
              </w:rPr>
              <w:t>0.980</w:t>
            </w:r>
          </w:p>
        </w:tc>
        <w:tc>
          <w:tcPr>
            <w:tcW w:w="1109" w:type="dxa"/>
            <w:vAlign w:val="bottom"/>
          </w:tcPr>
          <w:p w14:paraId="6FDBEDDE" w14:textId="77777777" w:rsidR="00872344" w:rsidRDefault="00A02A4C">
            <w:pPr>
              <w:jc w:val="center"/>
              <w:rPr>
                <w:sz w:val="20"/>
                <w:szCs w:val="20"/>
              </w:rPr>
            </w:pPr>
            <w:r>
              <w:rPr>
                <w:sz w:val="20"/>
                <w:szCs w:val="20"/>
              </w:rPr>
              <w:t>-1.383</w:t>
            </w:r>
          </w:p>
        </w:tc>
        <w:tc>
          <w:tcPr>
            <w:tcW w:w="1169" w:type="dxa"/>
            <w:vAlign w:val="bottom"/>
          </w:tcPr>
          <w:p w14:paraId="63413FBA" w14:textId="77777777" w:rsidR="00872344" w:rsidRDefault="00A02A4C">
            <w:pPr>
              <w:jc w:val="center"/>
              <w:rPr>
                <w:sz w:val="20"/>
                <w:szCs w:val="20"/>
              </w:rPr>
            </w:pPr>
            <w:r>
              <w:rPr>
                <w:sz w:val="20"/>
                <w:szCs w:val="20"/>
              </w:rPr>
              <w:t>2.497</w:t>
            </w:r>
          </w:p>
        </w:tc>
        <w:tc>
          <w:tcPr>
            <w:tcW w:w="718" w:type="dxa"/>
            <w:vAlign w:val="bottom"/>
          </w:tcPr>
          <w:p w14:paraId="5936B9EE" w14:textId="77777777" w:rsidR="00872344" w:rsidRDefault="00A02A4C">
            <w:pPr>
              <w:jc w:val="center"/>
              <w:rPr>
                <w:sz w:val="20"/>
                <w:szCs w:val="20"/>
              </w:rPr>
            </w:pPr>
            <w:r>
              <w:rPr>
                <w:sz w:val="20"/>
                <w:szCs w:val="20"/>
              </w:rPr>
              <w:t>1.000</w:t>
            </w:r>
          </w:p>
        </w:tc>
        <w:tc>
          <w:tcPr>
            <w:tcW w:w="1169" w:type="dxa"/>
            <w:vAlign w:val="bottom"/>
          </w:tcPr>
          <w:p w14:paraId="2387C6DD" w14:textId="77777777" w:rsidR="00872344" w:rsidRDefault="00A02A4C">
            <w:pPr>
              <w:jc w:val="center"/>
              <w:rPr>
                <w:sz w:val="20"/>
                <w:szCs w:val="20"/>
              </w:rPr>
            </w:pPr>
            <w:r>
              <w:rPr>
                <w:sz w:val="20"/>
                <w:szCs w:val="20"/>
              </w:rPr>
              <w:t>6434</w:t>
            </w:r>
          </w:p>
        </w:tc>
        <w:tc>
          <w:tcPr>
            <w:tcW w:w="997" w:type="dxa"/>
            <w:vAlign w:val="bottom"/>
          </w:tcPr>
          <w:p w14:paraId="2AE4D93D" w14:textId="77777777" w:rsidR="00872344" w:rsidRDefault="00A02A4C">
            <w:pPr>
              <w:jc w:val="center"/>
              <w:rPr>
                <w:sz w:val="20"/>
                <w:szCs w:val="20"/>
              </w:rPr>
            </w:pPr>
            <w:r>
              <w:rPr>
                <w:sz w:val="20"/>
                <w:szCs w:val="20"/>
              </w:rPr>
              <w:t>9128</w:t>
            </w:r>
          </w:p>
        </w:tc>
      </w:tr>
      <w:tr w:rsidR="00872344" w14:paraId="2FDC83D0" w14:textId="77777777">
        <w:trPr>
          <w:trHeight w:val="256"/>
        </w:trPr>
        <w:tc>
          <w:tcPr>
            <w:tcW w:w="2775" w:type="dxa"/>
            <w:vAlign w:val="bottom"/>
          </w:tcPr>
          <w:p w14:paraId="3C03B6CE" w14:textId="77777777" w:rsidR="00872344" w:rsidRDefault="00A02A4C">
            <w:pPr>
              <w:rPr>
                <w:sz w:val="20"/>
                <w:szCs w:val="20"/>
              </w:rPr>
            </w:pPr>
            <w:r>
              <w:rPr>
                <w:sz w:val="20"/>
                <w:szCs w:val="20"/>
              </w:rPr>
              <w:t>genusPseudonaja</w:t>
            </w:r>
          </w:p>
        </w:tc>
        <w:tc>
          <w:tcPr>
            <w:tcW w:w="1082" w:type="dxa"/>
            <w:vAlign w:val="bottom"/>
          </w:tcPr>
          <w:p w14:paraId="7588D759" w14:textId="77777777" w:rsidR="00872344" w:rsidRDefault="00A02A4C">
            <w:pPr>
              <w:jc w:val="center"/>
              <w:rPr>
                <w:sz w:val="20"/>
                <w:szCs w:val="20"/>
              </w:rPr>
            </w:pPr>
            <w:r>
              <w:rPr>
                <w:sz w:val="20"/>
                <w:szCs w:val="20"/>
              </w:rPr>
              <w:t>0.383</w:t>
            </w:r>
          </w:p>
        </w:tc>
        <w:tc>
          <w:tcPr>
            <w:tcW w:w="956" w:type="dxa"/>
            <w:vAlign w:val="bottom"/>
          </w:tcPr>
          <w:p w14:paraId="1DBA5B5C" w14:textId="77777777" w:rsidR="00872344" w:rsidRDefault="00A02A4C">
            <w:pPr>
              <w:jc w:val="center"/>
              <w:rPr>
                <w:sz w:val="20"/>
                <w:szCs w:val="20"/>
              </w:rPr>
            </w:pPr>
            <w:r>
              <w:rPr>
                <w:sz w:val="20"/>
                <w:szCs w:val="20"/>
              </w:rPr>
              <w:t>1.351</w:t>
            </w:r>
          </w:p>
        </w:tc>
        <w:tc>
          <w:tcPr>
            <w:tcW w:w="1109" w:type="dxa"/>
            <w:vAlign w:val="bottom"/>
          </w:tcPr>
          <w:p w14:paraId="114F8CCD" w14:textId="77777777" w:rsidR="00872344" w:rsidRDefault="00A02A4C">
            <w:pPr>
              <w:jc w:val="center"/>
              <w:rPr>
                <w:sz w:val="20"/>
                <w:szCs w:val="20"/>
              </w:rPr>
            </w:pPr>
            <w:r>
              <w:rPr>
                <w:sz w:val="20"/>
                <w:szCs w:val="20"/>
              </w:rPr>
              <w:t>-2.479</w:t>
            </w:r>
          </w:p>
        </w:tc>
        <w:tc>
          <w:tcPr>
            <w:tcW w:w="1169" w:type="dxa"/>
            <w:vAlign w:val="bottom"/>
          </w:tcPr>
          <w:p w14:paraId="33D946AD" w14:textId="77777777" w:rsidR="00872344" w:rsidRDefault="00A02A4C">
            <w:pPr>
              <w:jc w:val="center"/>
              <w:rPr>
                <w:sz w:val="20"/>
                <w:szCs w:val="20"/>
              </w:rPr>
            </w:pPr>
            <w:r>
              <w:rPr>
                <w:sz w:val="20"/>
                <w:szCs w:val="20"/>
              </w:rPr>
              <w:t>2.875</w:t>
            </w:r>
          </w:p>
        </w:tc>
        <w:tc>
          <w:tcPr>
            <w:tcW w:w="718" w:type="dxa"/>
            <w:vAlign w:val="bottom"/>
          </w:tcPr>
          <w:p w14:paraId="31792926" w14:textId="77777777" w:rsidR="00872344" w:rsidRDefault="00A02A4C">
            <w:pPr>
              <w:jc w:val="center"/>
              <w:rPr>
                <w:sz w:val="20"/>
                <w:szCs w:val="20"/>
              </w:rPr>
            </w:pPr>
            <w:r>
              <w:rPr>
                <w:sz w:val="20"/>
                <w:szCs w:val="20"/>
              </w:rPr>
              <w:t>1.000</w:t>
            </w:r>
          </w:p>
        </w:tc>
        <w:tc>
          <w:tcPr>
            <w:tcW w:w="1169" w:type="dxa"/>
            <w:vAlign w:val="bottom"/>
          </w:tcPr>
          <w:p w14:paraId="102C6987" w14:textId="77777777" w:rsidR="00872344" w:rsidRDefault="00A02A4C">
            <w:pPr>
              <w:jc w:val="center"/>
              <w:rPr>
                <w:sz w:val="20"/>
                <w:szCs w:val="20"/>
              </w:rPr>
            </w:pPr>
            <w:r>
              <w:rPr>
                <w:sz w:val="20"/>
                <w:szCs w:val="20"/>
              </w:rPr>
              <w:t>7669</w:t>
            </w:r>
          </w:p>
        </w:tc>
        <w:tc>
          <w:tcPr>
            <w:tcW w:w="997" w:type="dxa"/>
            <w:vAlign w:val="bottom"/>
          </w:tcPr>
          <w:p w14:paraId="12D927E7" w14:textId="77777777" w:rsidR="00872344" w:rsidRDefault="00A02A4C">
            <w:pPr>
              <w:jc w:val="center"/>
              <w:rPr>
                <w:sz w:val="20"/>
                <w:szCs w:val="20"/>
              </w:rPr>
            </w:pPr>
            <w:r>
              <w:rPr>
                <w:sz w:val="20"/>
                <w:szCs w:val="20"/>
              </w:rPr>
              <w:t>9554</w:t>
            </w:r>
          </w:p>
        </w:tc>
      </w:tr>
      <w:tr w:rsidR="00872344" w14:paraId="75BA1D0E" w14:textId="77777777">
        <w:trPr>
          <w:trHeight w:val="256"/>
        </w:trPr>
        <w:tc>
          <w:tcPr>
            <w:tcW w:w="2775" w:type="dxa"/>
            <w:vAlign w:val="bottom"/>
          </w:tcPr>
          <w:p w14:paraId="39B99390" w14:textId="77777777" w:rsidR="00872344" w:rsidRDefault="00A02A4C">
            <w:pPr>
              <w:rPr>
                <w:sz w:val="20"/>
                <w:szCs w:val="20"/>
              </w:rPr>
            </w:pPr>
            <w:r>
              <w:rPr>
                <w:sz w:val="20"/>
                <w:szCs w:val="20"/>
              </w:rPr>
              <w:t>logAge</w:t>
            </w:r>
          </w:p>
        </w:tc>
        <w:tc>
          <w:tcPr>
            <w:tcW w:w="1082" w:type="dxa"/>
            <w:vAlign w:val="bottom"/>
          </w:tcPr>
          <w:p w14:paraId="1F5EBC5A" w14:textId="77777777" w:rsidR="00872344" w:rsidRDefault="00A02A4C">
            <w:pPr>
              <w:jc w:val="center"/>
              <w:rPr>
                <w:sz w:val="20"/>
                <w:szCs w:val="20"/>
              </w:rPr>
            </w:pPr>
            <w:r>
              <w:rPr>
                <w:sz w:val="20"/>
                <w:szCs w:val="20"/>
              </w:rPr>
              <w:t>-1.242</w:t>
            </w:r>
          </w:p>
        </w:tc>
        <w:tc>
          <w:tcPr>
            <w:tcW w:w="956" w:type="dxa"/>
            <w:vAlign w:val="bottom"/>
          </w:tcPr>
          <w:p w14:paraId="106C95A6" w14:textId="77777777" w:rsidR="00872344" w:rsidRDefault="00A02A4C">
            <w:pPr>
              <w:jc w:val="center"/>
              <w:rPr>
                <w:sz w:val="20"/>
                <w:szCs w:val="20"/>
              </w:rPr>
            </w:pPr>
            <w:r>
              <w:rPr>
                <w:sz w:val="20"/>
                <w:szCs w:val="20"/>
              </w:rPr>
              <w:t>0.500</w:t>
            </w:r>
          </w:p>
        </w:tc>
        <w:tc>
          <w:tcPr>
            <w:tcW w:w="1109" w:type="dxa"/>
            <w:vAlign w:val="bottom"/>
          </w:tcPr>
          <w:p w14:paraId="30B5C9B0" w14:textId="77777777" w:rsidR="00872344" w:rsidRDefault="00A02A4C">
            <w:pPr>
              <w:jc w:val="center"/>
              <w:rPr>
                <w:sz w:val="20"/>
                <w:szCs w:val="20"/>
              </w:rPr>
            </w:pPr>
            <w:r>
              <w:rPr>
                <w:sz w:val="20"/>
                <w:szCs w:val="20"/>
              </w:rPr>
              <w:t>-2.261</w:t>
            </w:r>
          </w:p>
        </w:tc>
        <w:tc>
          <w:tcPr>
            <w:tcW w:w="1169" w:type="dxa"/>
            <w:vAlign w:val="bottom"/>
          </w:tcPr>
          <w:p w14:paraId="49072A3F" w14:textId="77777777" w:rsidR="00872344" w:rsidRDefault="00A02A4C">
            <w:pPr>
              <w:jc w:val="center"/>
              <w:rPr>
                <w:sz w:val="20"/>
                <w:szCs w:val="20"/>
              </w:rPr>
            </w:pPr>
            <w:r>
              <w:rPr>
                <w:sz w:val="20"/>
                <w:szCs w:val="20"/>
              </w:rPr>
              <w:t>-0.287</w:t>
            </w:r>
          </w:p>
        </w:tc>
        <w:tc>
          <w:tcPr>
            <w:tcW w:w="718" w:type="dxa"/>
            <w:vAlign w:val="bottom"/>
          </w:tcPr>
          <w:p w14:paraId="32EC8D67" w14:textId="77777777" w:rsidR="00872344" w:rsidRDefault="00A02A4C">
            <w:pPr>
              <w:jc w:val="center"/>
              <w:rPr>
                <w:sz w:val="20"/>
                <w:szCs w:val="20"/>
              </w:rPr>
            </w:pPr>
            <w:r>
              <w:rPr>
                <w:sz w:val="20"/>
                <w:szCs w:val="20"/>
              </w:rPr>
              <w:t>1.001</w:t>
            </w:r>
          </w:p>
        </w:tc>
        <w:tc>
          <w:tcPr>
            <w:tcW w:w="1169" w:type="dxa"/>
            <w:vAlign w:val="bottom"/>
          </w:tcPr>
          <w:p w14:paraId="37F96C14" w14:textId="77777777" w:rsidR="00872344" w:rsidRDefault="00A02A4C">
            <w:pPr>
              <w:jc w:val="center"/>
              <w:rPr>
                <w:sz w:val="20"/>
                <w:szCs w:val="20"/>
              </w:rPr>
            </w:pPr>
            <w:r>
              <w:rPr>
                <w:sz w:val="20"/>
                <w:szCs w:val="20"/>
              </w:rPr>
              <w:t>13219</w:t>
            </w:r>
          </w:p>
        </w:tc>
        <w:tc>
          <w:tcPr>
            <w:tcW w:w="997" w:type="dxa"/>
            <w:vAlign w:val="bottom"/>
          </w:tcPr>
          <w:p w14:paraId="76B415ED" w14:textId="77777777" w:rsidR="00872344" w:rsidRDefault="00A02A4C">
            <w:pPr>
              <w:jc w:val="center"/>
              <w:rPr>
                <w:sz w:val="20"/>
                <w:szCs w:val="20"/>
              </w:rPr>
            </w:pPr>
            <w:r>
              <w:rPr>
                <w:sz w:val="20"/>
                <w:szCs w:val="20"/>
              </w:rPr>
              <w:t>11028</w:t>
            </w:r>
          </w:p>
        </w:tc>
      </w:tr>
      <w:tr w:rsidR="00872344" w14:paraId="5F46B9DA" w14:textId="77777777">
        <w:trPr>
          <w:trHeight w:val="256"/>
        </w:trPr>
        <w:tc>
          <w:tcPr>
            <w:tcW w:w="2775" w:type="dxa"/>
            <w:vAlign w:val="bottom"/>
          </w:tcPr>
          <w:p w14:paraId="7FF99AF1" w14:textId="77777777" w:rsidR="00872344" w:rsidRDefault="00A02A4C">
            <w:pPr>
              <w:rPr>
                <w:sz w:val="20"/>
                <w:szCs w:val="20"/>
              </w:rPr>
            </w:pPr>
            <w:r>
              <w:rPr>
                <w:sz w:val="20"/>
                <w:szCs w:val="20"/>
              </w:rPr>
              <w:t>soundFact1:genusAspidites</w:t>
            </w:r>
          </w:p>
        </w:tc>
        <w:tc>
          <w:tcPr>
            <w:tcW w:w="1082" w:type="dxa"/>
            <w:vAlign w:val="bottom"/>
          </w:tcPr>
          <w:p w14:paraId="25BA0F4E" w14:textId="77777777" w:rsidR="00872344" w:rsidRDefault="00A02A4C">
            <w:pPr>
              <w:jc w:val="center"/>
              <w:rPr>
                <w:sz w:val="20"/>
                <w:szCs w:val="20"/>
              </w:rPr>
            </w:pPr>
            <w:r>
              <w:rPr>
                <w:sz w:val="20"/>
                <w:szCs w:val="20"/>
              </w:rPr>
              <w:t>-0.891</w:t>
            </w:r>
          </w:p>
        </w:tc>
        <w:tc>
          <w:tcPr>
            <w:tcW w:w="956" w:type="dxa"/>
            <w:vAlign w:val="bottom"/>
          </w:tcPr>
          <w:p w14:paraId="6DE9F1A2" w14:textId="77777777" w:rsidR="00872344" w:rsidRDefault="00A02A4C">
            <w:pPr>
              <w:jc w:val="center"/>
              <w:rPr>
                <w:sz w:val="20"/>
                <w:szCs w:val="20"/>
              </w:rPr>
            </w:pPr>
            <w:r>
              <w:rPr>
                <w:sz w:val="20"/>
                <w:szCs w:val="20"/>
              </w:rPr>
              <w:t>1.154</w:t>
            </w:r>
          </w:p>
        </w:tc>
        <w:tc>
          <w:tcPr>
            <w:tcW w:w="1109" w:type="dxa"/>
            <w:vAlign w:val="bottom"/>
          </w:tcPr>
          <w:p w14:paraId="42E7CCF0" w14:textId="77777777" w:rsidR="00872344" w:rsidRDefault="00A02A4C">
            <w:pPr>
              <w:jc w:val="center"/>
              <w:rPr>
                <w:sz w:val="20"/>
                <w:szCs w:val="20"/>
              </w:rPr>
            </w:pPr>
            <w:r>
              <w:rPr>
                <w:sz w:val="20"/>
                <w:szCs w:val="20"/>
              </w:rPr>
              <w:t>-3.149</w:t>
            </w:r>
          </w:p>
        </w:tc>
        <w:tc>
          <w:tcPr>
            <w:tcW w:w="1169" w:type="dxa"/>
            <w:vAlign w:val="bottom"/>
          </w:tcPr>
          <w:p w14:paraId="51ADDB0B" w14:textId="77777777" w:rsidR="00872344" w:rsidRDefault="00A02A4C">
            <w:pPr>
              <w:jc w:val="center"/>
              <w:rPr>
                <w:sz w:val="20"/>
                <w:szCs w:val="20"/>
              </w:rPr>
            </w:pPr>
            <w:r>
              <w:rPr>
                <w:sz w:val="20"/>
                <w:szCs w:val="20"/>
              </w:rPr>
              <w:t>1.362</w:t>
            </w:r>
          </w:p>
        </w:tc>
        <w:tc>
          <w:tcPr>
            <w:tcW w:w="718" w:type="dxa"/>
            <w:vAlign w:val="bottom"/>
          </w:tcPr>
          <w:p w14:paraId="15B91642" w14:textId="77777777" w:rsidR="00872344" w:rsidRDefault="00A02A4C">
            <w:pPr>
              <w:jc w:val="center"/>
              <w:rPr>
                <w:sz w:val="20"/>
                <w:szCs w:val="20"/>
              </w:rPr>
            </w:pPr>
            <w:r>
              <w:rPr>
                <w:sz w:val="20"/>
                <w:szCs w:val="20"/>
              </w:rPr>
              <w:t>1.000</w:t>
            </w:r>
          </w:p>
        </w:tc>
        <w:tc>
          <w:tcPr>
            <w:tcW w:w="1169" w:type="dxa"/>
            <w:vAlign w:val="bottom"/>
          </w:tcPr>
          <w:p w14:paraId="78978C9C" w14:textId="77777777" w:rsidR="00872344" w:rsidRDefault="00A02A4C">
            <w:pPr>
              <w:jc w:val="center"/>
              <w:rPr>
                <w:sz w:val="20"/>
                <w:szCs w:val="20"/>
              </w:rPr>
            </w:pPr>
            <w:r>
              <w:rPr>
                <w:sz w:val="20"/>
                <w:szCs w:val="20"/>
              </w:rPr>
              <w:t>8313</w:t>
            </w:r>
          </w:p>
        </w:tc>
        <w:tc>
          <w:tcPr>
            <w:tcW w:w="997" w:type="dxa"/>
            <w:vAlign w:val="bottom"/>
          </w:tcPr>
          <w:p w14:paraId="68FA2412" w14:textId="77777777" w:rsidR="00872344" w:rsidRDefault="00A02A4C">
            <w:pPr>
              <w:jc w:val="center"/>
              <w:rPr>
                <w:sz w:val="20"/>
                <w:szCs w:val="20"/>
              </w:rPr>
            </w:pPr>
            <w:r>
              <w:rPr>
                <w:sz w:val="20"/>
                <w:szCs w:val="20"/>
              </w:rPr>
              <w:t>11172</w:t>
            </w:r>
          </w:p>
        </w:tc>
      </w:tr>
      <w:tr w:rsidR="00872344" w14:paraId="129DB4FF" w14:textId="77777777">
        <w:trPr>
          <w:trHeight w:val="256"/>
        </w:trPr>
        <w:tc>
          <w:tcPr>
            <w:tcW w:w="2775" w:type="dxa"/>
            <w:vAlign w:val="bottom"/>
          </w:tcPr>
          <w:p w14:paraId="3754CEF1" w14:textId="77777777" w:rsidR="00872344" w:rsidRDefault="00A02A4C">
            <w:pPr>
              <w:rPr>
                <w:sz w:val="20"/>
                <w:szCs w:val="20"/>
              </w:rPr>
            </w:pPr>
            <w:r>
              <w:rPr>
                <w:sz w:val="20"/>
                <w:szCs w:val="20"/>
              </w:rPr>
              <w:t>soundFact2:genusAspidites</w:t>
            </w:r>
          </w:p>
        </w:tc>
        <w:tc>
          <w:tcPr>
            <w:tcW w:w="1082" w:type="dxa"/>
            <w:vAlign w:val="bottom"/>
          </w:tcPr>
          <w:p w14:paraId="4B93B8DC" w14:textId="77777777" w:rsidR="00872344" w:rsidRDefault="00A02A4C">
            <w:pPr>
              <w:jc w:val="center"/>
              <w:rPr>
                <w:sz w:val="20"/>
                <w:szCs w:val="20"/>
              </w:rPr>
            </w:pPr>
            <w:r>
              <w:rPr>
                <w:sz w:val="20"/>
                <w:szCs w:val="20"/>
              </w:rPr>
              <w:t>-2.145</w:t>
            </w:r>
          </w:p>
        </w:tc>
        <w:tc>
          <w:tcPr>
            <w:tcW w:w="956" w:type="dxa"/>
            <w:vAlign w:val="bottom"/>
          </w:tcPr>
          <w:p w14:paraId="7D27AA6F" w14:textId="77777777" w:rsidR="00872344" w:rsidRDefault="00A02A4C">
            <w:pPr>
              <w:jc w:val="center"/>
              <w:rPr>
                <w:sz w:val="20"/>
                <w:szCs w:val="20"/>
              </w:rPr>
            </w:pPr>
            <w:r>
              <w:rPr>
                <w:sz w:val="20"/>
                <w:szCs w:val="20"/>
              </w:rPr>
              <w:t>1.225</w:t>
            </w:r>
          </w:p>
        </w:tc>
        <w:tc>
          <w:tcPr>
            <w:tcW w:w="1109" w:type="dxa"/>
            <w:vAlign w:val="bottom"/>
          </w:tcPr>
          <w:p w14:paraId="75C24E58" w14:textId="77777777" w:rsidR="00872344" w:rsidRDefault="00A02A4C">
            <w:pPr>
              <w:jc w:val="center"/>
              <w:rPr>
                <w:sz w:val="20"/>
                <w:szCs w:val="20"/>
              </w:rPr>
            </w:pPr>
            <w:r>
              <w:rPr>
                <w:sz w:val="20"/>
                <w:szCs w:val="20"/>
              </w:rPr>
              <w:t>-4.591</w:t>
            </w:r>
          </w:p>
        </w:tc>
        <w:tc>
          <w:tcPr>
            <w:tcW w:w="1169" w:type="dxa"/>
            <w:vAlign w:val="bottom"/>
          </w:tcPr>
          <w:p w14:paraId="3A448712" w14:textId="77777777" w:rsidR="00872344" w:rsidRDefault="00A02A4C">
            <w:pPr>
              <w:jc w:val="center"/>
              <w:rPr>
                <w:sz w:val="20"/>
                <w:szCs w:val="20"/>
              </w:rPr>
            </w:pPr>
            <w:r>
              <w:rPr>
                <w:sz w:val="20"/>
                <w:szCs w:val="20"/>
              </w:rPr>
              <w:t>0.215</w:t>
            </w:r>
          </w:p>
        </w:tc>
        <w:tc>
          <w:tcPr>
            <w:tcW w:w="718" w:type="dxa"/>
            <w:vAlign w:val="bottom"/>
          </w:tcPr>
          <w:p w14:paraId="71FE962D" w14:textId="77777777" w:rsidR="00872344" w:rsidRDefault="00A02A4C">
            <w:pPr>
              <w:jc w:val="center"/>
              <w:rPr>
                <w:sz w:val="20"/>
                <w:szCs w:val="20"/>
              </w:rPr>
            </w:pPr>
            <w:r>
              <w:rPr>
                <w:sz w:val="20"/>
                <w:szCs w:val="20"/>
              </w:rPr>
              <w:t>1.000</w:t>
            </w:r>
          </w:p>
        </w:tc>
        <w:tc>
          <w:tcPr>
            <w:tcW w:w="1169" w:type="dxa"/>
            <w:vAlign w:val="bottom"/>
          </w:tcPr>
          <w:p w14:paraId="4ED437FB" w14:textId="77777777" w:rsidR="00872344" w:rsidRDefault="00A02A4C">
            <w:pPr>
              <w:jc w:val="center"/>
              <w:rPr>
                <w:sz w:val="20"/>
                <w:szCs w:val="20"/>
              </w:rPr>
            </w:pPr>
            <w:r>
              <w:rPr>
                <w:sz w:val="20"/>
                <w:szCs w:val="20"/>
              </w:rPr>
              <w:t>8392</w:t>
            </w:r>
          </w:p>
        </w:tc>
        <w:tc>
          <w:tcPr>
            <w:tcW w:w="997" w:type="dxa"/>
            <w:vAlign w:val="bottom"/>
          </w:tcPr>
          <w:p w14:paraId="3E7466EF" w14:textId="77777777" w:rsidR="00872344" w:rsidRDefault="00A02A4C">
            <w:pPr>
              <w:jc w:val="center"/>
              <w:rPr>
                <w:sz w:val="20"/>
                <w:szCs w:val="20"/>
              </w:rPr>
            </w:pPr>
            <w:r>
              <w:rPr>
                <w:sz w:val="20"/>
                <w:szCs w:val="20"/>
              </w:rPr>
              <w:t>11890</w:t>
            </w:r>
          </w:p>
        </w:tc>
      </w:tr>
      <w:tr w:rsidR="00872344" w14:paraId="63C6DAFF" w14:textId="77777777">
        <w:trPr>
          <w:trHeight w:val="256"/>
        </w:trPr>
        <w:tc>
          <w:tcPr>
            <w:tcW w:w="2775" w:type="dxa"/>
            <w:vAlign w:val="bottom"/>
          </w:tcPr>
          <w:p w14:paraId="473549C4" w14:textId="77777777" w:rsidR="00872344" w:rsidRDefault="00A02A4C">
            <w:pPr>
              <w:rPr>
                <w:sz w:val="20"/>
                <w:szCs w:val="20"/>
              </w:rPr>
            </w:pPr>
            <w:r>
              <w:rPr>
                <w:sz w:val="20"/>
                <w:szCs w:val="20"/>
              </w:rPr>
              <w:t>soundFact3:genusAspidites</w:t>
            </w:r>
          </w:p>
        </w:tc>
        <w:tc>
          <w:tcPr>
            <w:tcW w:w="1082" w:type="dxa"/>
            <w:vAlign w:val="bottom"/>
          </w:tcPr>
          <w:p w14:paraId="625BC7B5" w14:textId="77777777" w:rsidR="00872344" w:rsidRDefault="00A02A4C">
            <w:pPr>
              <w:jc w:val="center"/>
              <w:rPr>
                <w:sz w:val="20"/>
                <w:szCs w:val="20"/>
              </w:rPr>
            </w:pPr>
            <w:r>
              <w:rPr>
                <w:sz w:val="20"/>
                <w:szCs w:val="20"/>
              </w:rPr>
              <w:t>-2.840</w:t>
            </w:r>
          </w:p>
        </w:tc>
        <w:tc>
          <w:tcPr>
            <w:tcW w:w="956" w:type="dxa"/>
            <w:vAlign w:val="bottom"/>
          </w:tcPr>
          <w:p w14:paraId="76094CFB" w14:textId="77777777" w:rsidR="00872344" w:rsidRDefault="00A02A4C">
            <w:pPr>
              <w:jc w:val="center"/>
              <w:rPr>
                <w:sz w:val="20"/>
                <w:szCs w:val="20"/>
              </w:rPr>
            </w:pPr>
            <w:r>
              <w:rPr>
                <w:sz w:val="20"/>
                <w:szCs w:val="20"/>
              </w:rPr>
              <w:t>1.573</w:t>
            </w:r>
          </w:p>
        </w:tc>
        <w:tc>
          <w:tcPr>
            <w:tcW w:w="1109" w:type="dxa"/>
            <w:vAlign w:val="bottom"/>
          </w:tcPr>
          <w:p w14:paraId="5DDB3E68" w14:textId="77777777" w:rsidR="00872344" w:rsidRDefault="00A02A4C">
            <w:pPr>
              <w:jc w:val="center"/>
              <w:rPr>
                <w:sz w:val="20"/>
                <w:szCs w:val="20"/>
              </w:rPr>
            </w:pPr>
            <w:r>
              <w:rPr>
                <w:sz w:val="20"/>
                <w:szCs w:val="20"/>
              </w:rPr>
              <w:t>-6.232</w:t>
            </w:r>
          </w:p>
        </w:tc>
        <w:tc>
          <w:tcPr>
            <w:tcW w:w="1169" w:type="dxa"/>
            <w:vAlign w:val="bottom"/>
          </w:tcPr>
          <w:p w14:paraId="3EF5F41F" w14:textId="77777777" w:rsidR="00872344" w:rsidRDefault="00A02A4C">
            <w:pPr>
              <w:jc w:val="center"/>
              <w:rPr>
                <w:sz w:val="20"/>
                <w:szCs w:val="20"/>
              </w:rPr>
            </w:pPr>
            <w:r>
              <w:rPr>
                <w:sz w:val="20"/>
                <w:szCs w:val="20"/>
              </w:rPr>
              <w:t>-0.032</w:t>
            </w:r>
          </w:p>
        </w:tc>
        <w:tc>
          <w:tcPr>
            <w:tcW w:w="718" w:type="dxa"/>
            <w:vAlign w:val="bottom"/>
          </w:tcPr>
          <w:p w14:paraId="7CA32904" w14:textId="77777777" w:rsidR="00872344" w:rsidRDefault="00A02A4C">
            <w:pPr>
              <w:jc w:val="center"/>
              <w:rPr>
                <w:sz w:val="20"/>
                <w:szCs w:val="20"/>
              </w:rPr>
            </w:pPr>
            <w:r>
              <w:rPr>
                <w:sz w:val="20"/>
                <w:szCs w:val="20"/>
              </w:rPr>
              <w:t>1.000</w:t>
            </w:r>
          </w:p>
        </w:tc>
        <w:tc>
          <w:tcPr>
            <w:tcW w:w="1169" w:type="dxa"/>
            <w:vAlign w:val="bottom"/>
          </w:tcPr>
          <w:p w14:paraId="1A6983E7" w14:textId="77777777" w:rsidR="00872344" w:rsidRDefault="00A02A4C">
            <w:pPr>
              <w:jc w:val="center"/>
              <w:rPr>
                <w:sz w:val="20"/>
                <w:szCs w:val="20"/>
              </w:rPr>
            </w:pPr>
            <w:r>
              <w:rPr>
                <w:sz w:val="20"/>
                <w:szCs w:val="20"/>
              </w:rPr>
              <w:t>11231</w:t>
            </w:r>
          </w:p>
        </w:tc>
        <w:tc>
          <w:tcPr>
            <w:tcW w:w="997" w:type="dxa"/>
            <w:vAlign w:val="bottom"/>
          </w:tcPr>
          <w:p w14:paraId="5CF5FBB9" w14:textId="77777777" w:rsidR="00872344" w:rsidRDefault="00A02A4C">
            <w:pPr>
              <w:jc w:val="center"/>
              <w:rPr>
                <w:sz w:val="20"/>
                <w:szCs w:val="20"/>
              </w:rPr>
            </w:pPr>
            <w:r>
              <w:rPr>
                <w:sz w:val="20"/>
                <w:szCs w:val="20"/>
              </w:rPr>
              <w:t>13246</w:t>
            </w:r>
          </w:p>
        </w:tc>
      </w:tr>
      <w:tr w:rsidR="00872344" w14:paraId="19CF2ED9" w14:textId="77777777">
        <w:trPr>
          <w:trHeight w:val="256"/>
        </w:trPr>
        <w:tc>
          <w:tcPr>
            <w:tcW w:w="2775" w:type="dxa"/>
            <w:vAlign w:val="bottom"/>
          </w:tcPr>
          <w:p w14:paraId="5ECC4CF7" w14:textId="77777777" w:rsidR="00872344" w:rsidRDefault="00A02A4C">
            <w:pPr>
              <w:rPr>
                <w:sz w:val="20"/>
                <w:szCs w:val="20"/>
              </w:rPr>
            </w:pPr>
            <w:r>
              <w:rPr>
                <w:sz w:val="20"/>
                <w:szCs w:val="20"/>
              </w:rPr>
              <w:t>soundFact1:genusHoplocephalus</w:t>
            </w:r>
          </w:p>
        </w:tc>
        <w:tc>
          <w:tcPr>
            <w:tcW w:w="1082" w:type="dxa"/>
            <w:vAlign w:val="bottom"/>
          </w:tcPr>
          <w:p w14:paraId="5EB181E3" w14:textId="77777777" w:rsidR="00872344" w:rsidRDefault="00A02A4C">
            <w:pPr>
              <w:jc w:val="center"/>
              <w:rPr>
                <w:sz w:val="20"/>
                <w:szCs w:val="20"/>
              </w:rPr>
            </w:pPr>
            <w:r>
              <w:rPr>
                <w:sz w:val="20"/>
                <w:szCs w:val="20"/>
              </w:rPr>
              <w:t>-1.060</w:t>
            </w:r>
          </w:p>
        </w:tc>
        <w:tc>
          <w:tcPr>
            <w:tcW w:w="956" w:type="dxa"/>
            <w:vAlign w:val="bottom"/>
          </w:tcPr>
          <w:p w14:paraId="5AD0B95B" w14:textId="77777777" w:rsidR="00872344" w:rsidRDefault="00A02A4C">
            <w:pPr>
              <w:jc w:val="center"/>
              <w:rPr>
                <w:sz w:val="20"/>
                <w:szCs w:val="20"/>
              </w:rPr>
            </w:pPr>
            <w:r>
              <w:rPr>
                <w:sz w:val="20"/>
                <w:szCs w:val="20"/>
              </w:rPr>
              <w:t>1.365</w:t>
            </w:r>
          </w:p>
        </w:tc>
        <w:tc>
          <w:tcPr>
            <w:tcW w:w="1109" w:type="dxa"/>
            <w:vAlign w:val="bottom"/>
          </w:tcPr>
          <w:p w14:paraId="1463B460" w14:textId="77777777" w:rsidR="00872344" w:rsidRDefault="00A02A4C">
            <w:pPr>
              <w:jc w:val="center"/>
              <w:rPr>
                <w:sz w:val="20"/>
                <w:szCs w:val="20"/>
              </w:rPr>
            </w:pPr>
            <w:r>
              <w:rPr>
                <w:sz w:val="20"/>
                <w:szCs w:val="20"/>
              </w:rPr>
              <w:t>-3.691</w:t>
            </w:r>
          </w:p>
        </w:tc>
        <w:tc>
          <w:tcPr>
            <w:tcW w:w="1169" w:type="dxa"/>
            <w:vAlign w:val="bottom"/>
          </w:tcPr>
          <w:p w14:paraId="500B71F5" w14:textId="77777777" w:rsidR="00872344" w:rsidRDefault="00A02A4C">
            <w:pPr>
              <w:jc w:val="center"/>
              <w:rPr>
                <w:sz w:val="20"/>
                <w:szCs w:val="20"/>
              </w:rPr>
            </w:pPr>
            <w:r>
              <w:rPr>
                <w:sz w:val="20"/>
                <w:szCs w:val="20"/>
              </w:rPr>
              <w:t>1.635</w:t>
            </w:r>
          </w:p>
        </w:tc>
        <w:tc>
          <w:tcPr>
            <w:tcW w:w="718" w:type="dxa"/>
            <w:vAlign w:val="bottom"/>
          </w:tcPr>
          <w:p w14:paraId="621FAEDA" w14:textId="77777777" w:rsidR="00872344" w:rsidRDefault="00A02A4C">
            <w:pPr>
              <w:jc w:val="center"/>
              <w:rPr>
                <w:sz w:val="20"/>
                <w:szCs w:val="20"/>
              </w:rPr>
            </w:pPr>
            <w:r>
              <w:rPr>
                <w:sz w:val="20"/>
                <w:szCs w:val="20"/>
              </w:rPr>
              <w:t>1.000</w:t>
            </w:r>
          </w:p>
        </w:tc>
        <w:tc>
          <w:tcPr>
            <w:tcW w:w="1169" w:type="dxa"/>
            <w:vAlign w:val="bottom"/>
          </w:tcPr>
          <w:p w14:paraId="7483BBC8" w14:textId="77777777" w:rsidR="00872344" w:rsidRDefault="00A02A4C">
            <w:pPr>
              <w:jc w:val="center"/>
              <w:rPr>
                <w:sz w:val="20"/>
                <w:szCs w:val="20"/>
              </w:rPr>
            </w:pPr>
            <w:r>
              <w:rPr>
                <w:sz w:val="20"/>
                <w:szCs w:val="20"/>
              </w:rPr>
              <w:t>9342</w:t>
            </w:r>
          </w:p>
        </w:tc>
        <w:tc>
          <w:tcPr>
            <w:tcW w:w="997" w:type="dxa"/>
            <w:vAlign w:val="bottom"/>
          </w:tcPr>
          <w:p w14:paraId="7CC7D8A5" w14:textId="77777777" w:rsidR="00872344" w:rsidRDefault="00A02A4C">
            <w:pPr>
              <w:jc w:val="center"/>
              <w:rPr>
                <w:sz w:val="20"/>
                <w:szCs w:val="20"/>
              </w:rPr>
            </w:pPr>
            <w:r>
              <w:rPr>
                <w:sz w:val="20"/>
                <w:szCs w:val="20"/>
              </w:rPr>
              <w:t>12356</w:t>
            </w:r>
          </w:p>
        </w:tc>
      </w:tr>
      <w:tr w:rsidR="00872344" w14:paraId="19895D8E" w14:textId="77777777">
        <w:trPr>
          <w:trHeight w:val="256"/>
        </w:trPr>
        <w:tc>
          <w:tcPr>
            <w:tcW w:w="2775" w:type="dxa"/>
            <w:vAlign w:val="bottom"/>
          </w:tcPr>
          <w:p w14:paraId="3C450CE1" w14:textId="77777777" w:rsidR="00872344" w:rsidRDefault="00A02A4C">
            <w:pPr>
              <w:rPr>
                <w:sz w:val="20"/>
                <w:szCs w:val="20"/>
              </w:rPr>
            </w:pPr>
            <w:r>
              <w:rPr>
                <w:sz w:val="20"/>
                <w:szCs w:val="20"/>
              </w:rPr>
              <w:t>soundFact2:genusHoplocephalus</w:t>
            </w:r>
          </w:p>
        </w:tc>
        <w:tc>
          <w:tcPr>
            <w:tcW w:w="1082" w:type="dxa"/>
            <w:vAlign w:val="bottom"/>
          </w:tcPr>
          <w:p w14:paraId="400BE99B" w14:textId="77777777" w:rsidR="00872344" w:rsidRDefault="00A02A4C">
            <w:pPr>
              <w:jc w:val="center"/>
              <w:rPr>
                <w:sz w:val="20"/>
                <w:szCs w:val="20"/>
              </w:rPr>
            </w:pPr>
            <w:r>
              <w:rPr>
                <w:sz w:val="20"/>
                <w:szCs w:val="20"/>
              </w:rPr>
              <w:t>-1.742</w:t>
            </w:r>
          </w:p>
        </w:tc>
        <w:tc>
          <w:tcPr>
            <w:tcW w:w="956" w:type="dxa"/>
            <w:vAlign w:val="bottom"/>
          </w:tcPr>
          <w:p w14:paraId="240DBF4B" w14:textId="77777777" w:rsidR="00872344" w:rsidRDefault="00A02A4C">
            <w:pPr>
              <w:jc w:val="center"/>
              <w:rPr>
                <w:sz w:val="20"/>
                <w:szCs w:val="20"/>
              </w:rPr>
            </w:pPr>
            <w:r>
              <w:rPr>
                <w:sz w:val="20"/>
                <w:szCs w:val="20"/>
              </w:rPr>
              <w:t>1.430</w:t>
            </w:r>
          </w:p>
        </w:tc>
        <w:tc>
          <w:tcPr>
            <w:tcW w:w="1109" w:type="dxa"/>
            <w:vAlign w:val="bottom"/>
          </w:tcPr>
          <w:p w14:paraId="3E706DDF" w14:textId="77777777" w:rsidR="00872344" w:rsidRDefault="00A02A4C">
            <w:pPr>
              <w:jc w:val="center"/>
              <w:rPr>
                <w:sz w:val="20"/>
                <w:szCs w:val="20"/>
              </w:rPr>
            </w:pPr>
            <w:r>
              <w:rPr>
                <w:sz w:val="20"/>
                <w:szCs w:val="20"/>
              </w:rPr>
              <w:t>-4.603</w:t>
            </w:r>
          </w:p>
        </w:tc>
        <w:tc>
          <w:tcPr>
            <w:tcW w:w="1169" w:type="dxa"/>
            <w:vAlign w:val="bottom"/>
          </w:tcPr>
          <w:p w14:paraId="7A33E4BE" w14:textId="77777777" w:rsidR="00872344" w:rsidRDefault="00A02A4C">
            <w:pPr>
              <w:jc w:val="center"/>
              <w:rPr>
                <w:sz w:val="20"/>
                <w:szCs w:val="20"/>
              </w:rPr>
            </w:pPr>
            <w:r>
              <w:rPr>
                <w:sz w:val="20"/>
                <w:szCs w:val="20"/>
              </w:rPr>
              <w:t>1.002</w:t>
            </w:r>
          </w:p>
        </w:tc>
        <w:tc>
          <w:tcPr>
            <w:tcW w:w="718" w:type="dxa"/>
            <w:vAlign w:val="bottom"/>
          </w:tcPr>
          <w:p w14:paraId="33DB39F8" w14:textId="77777777" w:rsidR="00872344" w:rsidRDefault="00A02A4C">
            <w:pPr>
              <w:jc w:val="center"/>
              <w:rPr>
                <w:sz w:val="20"/>
                <w:szCs w:val="20"/>
              </w:rPr>
            </w:pPr>
            <w:r>
              <w:rPr>
                <w:sz w:val="20"/>
                <w:szCs w:val="20"/>
              </w:rPr>
              <w:t>1.000</w:t>
            </w:r>
          </w:p>
        </w:tc>
        <w:tc>
          <w:tcPr>
            <w:tcW w:w="1169" w:type="dxa"/>
            <w:vAlign w:val="bottom"/>
          </w:tcPr>
          <w:p w14:paraId="7C4BBD20" w14:textId="77777777" w:rsidR="00872344" w:rsidRDefault="00A02A4C">
            <w:pPr>
              <w:jc w:val="center"/>
              <w:rPr>
                <w:sz w:val="20"/>
                <w:szCs w:val="20"/>
              </w:rPr>
            </w:pPr>
            <w:r>
              <w:rPr>
                <w:sz w:val="20"/>
                <w:szCs w:val="20"/>
              </w:rPr>
              <w:t>9184</w:t>
            </w:r>
          </w:p>
        </w:tc>
        <w:tc>
          <w:tcPr>
            <w:tcW w:w="997" w:type="dxa"/>
            <w:vAlign w:val="bottom"/>
          </w:tcPr>
          <w:p w14:paraId="00A37342" w14:textId="77777777" w:rsidR="00872344" w:rsidRDefault="00A02A4C">
            <w:pPr>
              <w:jc w:val="center"/>
              <w:rPr>
                <w:sz w:val="20"/>
                <w:szCs w:val="20"/>
              </w:rPr>
            </w:pPr>
            <w:r>
              <w:rPr>
                <w:sz w:val="20"/>
                <w:szCs w:val="20"/>
              </w:rPr>
              <w:t>13150</w:t>
            </w:r>
          </w:p>
        </w:tc>
      </w:tr>
      <w:tr w:rsidR="00872344" w14:paraId="47FDEDCA" w14:textId="77777777">
        <w:trPr>
          <w:trHeight w:val="256"/>
        </w:trPr>
        <w:tc>
          <w:tcPr>
            <w:tcW w:w="2775" w:type="dxa"/>
            <w:vAlign w:val="bottom"/>
          </w:tcPr>
          <w:p w14:paraId="45D6DB5E" w14:textId="77777777" w:rsidR="00872344" w:rsidRDefault="00A02A4C">
            <w:pPr>
              <w:rPr>
                <w:sz w:val="20"/>
                <w:szCs w:val="20"/>
              </w:rPr>
            </w:pPr>
            <w:r>
              <w:rPr>
                <w:sz w:val="20"/>
                <w:szCs w:val="20"/>
              </w:rPr>
              <w:t>soundFact3:genusHoplocephalus</w:t>
            </w:r>
          </w:p>
        </w:tc>
        <w:tc>
          <w:tcPr>
            <w:tcW w:w="1082" w:type="dxa"/>
            <w:vAlign w:val="bottom"/>
          </w:tcPr>
          <w:p w14:paraId="5EAA6EC4" w14:textId="77777777" w:rsidR="00872344" w:rsidRDefault="00A02A4C">
            <w:pPr>
              <w:jc w:val="center"/>
              <w:rPr>
                <w:sz w:val="20"/>
                <w:szCs w:val="20"/>
              </w:rPr>
            </w:pPr>
            <w:r>
              <w:rPr>
                <w:sz w:val="20"/>
                <w:szCs w:val="20"/>
              </w:rPr>
              <w:t>-0.164</w:t>
            </w:r>
          </w:p>
        </w:tc>
        <w:tc>
          <w:tcPr>
            <w:tcW w:w="956" w:type="dxa"/>
            <w:vAlign w:val="bottom"/>
          </w:tcPr>
          <w:p w14:paraId="4B682D9E" w14:textId="77777777" w:rsidR="00872344" w:rsidRDefault="00A02A4C">
            <w:pPr>
              <w:jc w:val="center"/>
              <w:rPr>
                <w:sz w:val="20"/>
                <w:szCs w:val="20"/>
              </w:rPr>
            </w:pPr>
            <w:r>
              <w:rPr>
                <w:sz w:val="20"/>
                <w:szCs w:val="20"/>
              </w:rPr>
              <w:t>1.404</w:t>
            </w:r>
          </w:p>
        </w:tc>
        <w:tc>
          <w:tcPr>
            <w:tcW w:w="1109" w:type="dxa"/>
            <w:vAlign w:val="bottom"/>
          </w:tcPr>
          <w:p w14:paraId="76AAED1F" w14:textId="77777777" w:rsidR="00872344" w:rsidRDefault="00A02A4C">
            <w:pPr>
              <w:jc w:val="center"/>
              <w:rPr>
                <w:sz w:val="20"/>
                <w:szCs w:val="20"/>
              </w:rPr>
            </w:pPr>
            <w:r>
              <w:rPr>
                <w:sz w:val="20"/>
                <w:szCs w:val="20"/>
              </w:rPr>
              <w:t>-2.885</w:t>
            </w:r>
          </w:p>
        </w:tc>
        <w:tc>
          <w:tcPr>
            <w:tcW w:w="1169" w:type="dxa"/>
            <w:vAlign w:val="bottom"/>
          </w:tcPr>
          <w:p w14:paraId="1657BF97" w14:textId="77777777" w:rsidR="00872344" w:rsidRDefault="00A02A4C">
            <w:pPr>
              <w:jc w:val="center"/>
              <w:rPr>
                <w:sz w:val="20"/>
                <w:szCs w:val="20"/>
              </w:rPr>
            </w:pPr>
            <w:r>
              <w:rPr>
                <w:sz w:val="20"/>
                <w:szCs w:val="20"/>
              </w:rPr>
              <w:t>2.602</w:t>
            </w:r>
          </w:p>
        </w:tc>
        <w:tc>
          <w:tcPr>
            <w:tcW w:w="718" w:type="dxa"/>
            <w:vAlign w:val="bottom"/>
          </w:tcPr>
          <w:p w14:paraId="3F5DCB1D" w14:textId="77777777" w:rsidR="00872344" w:rsidRDefault="00A02A4C">
            <w:pPr>
              <w:jc w:val="center"/>
              <w:rPr>
                <w:sz w:val="20"/>
                <w:szCs w:val="20"/>
              </w:rPr>
            </w:pPr>
            <w:r>
              <w:rPr>
                <w:sz w:val="20"/>
                <w:szCs w:val="20"/>
              </w:rPr>
              <w:t>1.000</w:t>
            </w:r>
          </w:p>
        </w:tc>
        <w:tc>
          <w:tcPr>
            <w:tcW w:w="1169" w:type="dxa"/>
            <w:vAlign w:val="bottom"/>
          </w:tcPr>
          <w:p w14:paraId="0C45E76A" w14:textId="77777777" w:rsidR="00872344" w:rsidRDefault="00A02A4C">
            <w:pPr>
              <w:jc w:val="center"/>
              <w:rPr>
                <w:sz w:val="20"/>
                <w:szCs w:val="20"/>
              </w:rPr>
            </w:pPr>
            <w:r>
              <w:rPr>
                <w:sz w:val="20"/>
                <w:szCs w:val="20"/>
              </w:rPr>
              <w:t>9091</w:t>
            </w:r>
          </w:p>
        </w:tc>
        <w:tc>
          <w:tcPr>
            <w:tcW w:w="997" w:type="dxa"/>
            <w:vAlign w:val="bottom"/>
          </w:tcPr>
          <w:p w14:paraId="70CB72BF" w14:textId="77777777" w:rsidR="00872344" w:rsidRDefault="00A02A4C">
            <w:pPr>
              <w:jc w:val="center"/>
              <w:rPr>
                <w:sz w:val="20"/>
                <w:szCs w:val="20"/>
              </w:rPr>
            </w:pPr>
            <w:r>
              <w:rPr>
                <w:sz w:val="20"/>
                <w:szCs w:val="20"/>
              </w:rPr>
              <w:t>12574</w:t>
            </w:r>
          </w:p>
        </w:tc>
      </w:tr>
      <w:tr w:rsidR="00872344" w14:paraId="6337D756" w14:textId="77777777">
        <w:trPr>
          <w:trHeight w:val="256"/>
        </w:trPr>
        <w:tc>
          <w:tcPr>
            <w:tcW w:w="2775" w:type="dxa"/>
            <w:vAlign w:val="bottom"/>
          </w:tcPr>
          <w:p w14:paraId="73984781" w14:textId="77777777" w:rsidR="00872344" w:rsidRDefault="00A02A4C">
            <w:pPr>
              <w:rPr>
                <w:sz w:val="20"/>
                <w:szCs w:val="20"/>
              </w:rPr>
            </w:pPr>
            <w:r>
              <w:rPr>
                <w:sz w:val="20"/>
                <w:szCs w:val="20"/>
              </w:rPr>
              <w:t>soundFact1:genusOxyuranus</w:t>
            </w:r>
          </w:p>
        </w:tc>
        <w:tc>
          <w:tcPr>
            <w:tcW w:w="1082" w:type="dxa"/>
            <w:vAlign w:val="bottom"/>
          </w:tcPr>
          <w:p w14:paraId="33FC19FF" w14:textId="77777777" w:rsidR="00872344" w:rsidRDefault="00A02A4C">
            <w:pPr>
              <w:jc w:val="center"/>
              <w:rPr>
                <w:sz w:val="20"/>
                <w:szCs w:val="20"/>
              </w:rPr>
            </w:pPr>
            <w:r>
              <w:rPr>
                <w:sz w:val="20"/>
                <w:szCs w:val="20"/>
              </w:rPr>
              <w:t>-0.451</w:t>
            </w:r>
          </w:p>
        </w:tc>
        <w:tc>
          <w:tcPr>
            <w:tcW w:w="956" w:type="dxa"/>
            <w:vAlign w:val="bottom"/>
          </w:tcPr>
          <w:p w14:paraId="697E2878" w14:textId="77777777" w:rsidR="00872344" w:rsidRDefault="00A02A4C">
            <w:pPr>
              <w:jc w:val="center"/>
              <w:rPr>
                <w:sz w:val="20"/>
                <w:szCs w:val="20"/>
              </w:rPr>
            </w:pPr>
            <w:r>
              <w:rPr>
                <w:sz w:val="20"/>
                <w:szCs w:val="20"/>
              </w:rPr>
              <w:t>1.137</w:t>
            </w:r>
          </w:p>
        </w:tc>
        <w:tc>
          <w:tcPr>
            <w:tcW w:w="1109" w:type="dxa"/>
            <w:vAlign w:val="bottom"/>
          </w:tcPr>
          <w:p w14:paraId="27E385D2" w14:textId="77777777" w:rsidR="00872344" w:rsidRDefault="00A02A4C">
            <w:pPr>
              <w:jc w:val="center"/>
              <w:rPr>
                <w:sz w:val="20"/>
                <w:szCs w:val="20"/>
              </w:rPr>
            </w:pPr>
            <w:r>
              <w:rPr>
                <w:sz w:val="20"/>
                <w:szCs w:val="20"/>
              </w:rPr>
              <w:t>-2.706</w:t>
            </w:r>
          </w:p>
        </w:tc>
        <w:tc>
          <w:tcPr>
            <w:tcW w:w="1169" w:type="dxa"/>
            <w:vAlign w:val="bottom"/>
          </w:tcPr>
          <w:p w14:paraId="5E91974A" w14:textId="77777777" w:rsidR="00872344" w:rsidRDefault="00A02A4C">
            <w:pPr>
              <w:jc w:val="center"/>
              <w:rPr>
                <w:sz w:val="20"/>
                <w:szCs w:val="20"/>
              </w:rPr>
            </w:pPr>
            <w:r>
              <w:rPr>
                <w:sz w:val="20"/>
                <w:szCs w:val="20"/>
              </w:rPr>
              <w:t>1.807</w:t>
            </w:r>
          </w:p>
        </w:tc>
        <w:tc>
          <w:tcPr>
            <w:tcW w:w="718" w:type="dxa"/>
            <w:vAlign w:val="bottom"/>
          </w:tcPr>
          <w:p w14:paraId="1265CF19" w14:textId="77777777" w:rsidR="00872344" w:rsidRDefault="00A02A4C">
            <w:pPr>
              <w:jc w:val="center"/>
              <w:rPr>
                <w:sz w:val="20"/>
                <w:szCs w:val="20"/>
              </w:rPr>
            </w:pPr>
            <w:r>
              <w:rPr>
                <w:sz w:val="20"/>
                <w:szCs w:val="20"/>
              </w:rPr>
              <w:t>1.000</w:t>
            </w:r>
          </w:p>
        </w:tc>
        <w:tc>
          <w:tcPr>
            <w:tcW w:w="1169" w:type="dxa"/>
            <w:vAlign w:val="bottom"/>
          </w:tcPr>
          <w:p w14:paraId="66C6A40F" w14:textId="77777777" w:rsidR="00872344" w:rsidRDefault="00A02A4C">
            <w:pPr>
              <w:jc w:val="center"/>
              <w:rPr>
                <w:sz w:val="20"/>
                <w:szCs w:val="20"/>
              </w:rPr>
            </w:pPr>
            <w:r>
              <w:rPr>
                <w:sz w:val="20"/>
                <w:szCs w:val="20"/>
              </w:rPr>
              <w:t>7566</w:t>
            </w:r>
          </w:p>
        </w:tc>
        <w:tc>
          <w:tcPr>
            <w:tcW w:w="997" w:type="dxa"/>
            <w:vAlign w:val="bottom"/>
          </w:tcPr>
          <w:p w14:paraId="6D90B335" w14:textId="77777777" w:rsidR="00872344" w:rsidRDefault="00A02A4C">
            <w:pPr>
              <w:jc w:val="center"/>
              <w:rPr>
                <w:sz w:val="20"/>
                <w:szCs w:val="20"/>
              </w:rPr>
            </w:pPr>
            <w:r>
              <w:rPr>
                <w:sz w:val="20"/>
                <w:szCs w:val="20"/>
              </w:rPr>
              <w:t>11388</w:t>
            </w:r>
          </w:p>
        </w:tc>
      </w:tr>
      <w:tr w:rsidR="00872344" w14:paraId="0A1AD2AA" w14:textId="77777777">
        <w:trPr>
          <w:trHeight w:val="256"/>
        </w:trPr>
        <w:tc>
          <w:tcPr>
            <w:tcW w:w="2775" w:type="dxa"/>
            <w:vAlign w:val="bottom"/>
          </w:tcPr>
          <w:p w14:paraId="704CEB69" w14:textId="77777777" w:rsidR="00872344" w:rsidRDefault="00A02A4C">
            <w:pPr>
              <w:rPr>
                <w:sz w:val="20"/>
                <w:szCs w:val="20"/>
              </w:rPr>
            </w:pPr>
            <w:r>
              <w:rPr>
                <w:sz w:val="20"/>
                <w:szCs w:val="20"/>
              </w:rPr>
              <w:t>soundFact2:genusOxyuranus</w:t>
            </w:r>
          </w:p>
        </w:tc>
        <w:tc>
          <w:tcPr>
            <w:tcW w:w="1082" w:type="dxa"/>
            <w:vAlign w:val="bottom"/>
          </w:tcPr>
          <w:p w14:paraId="51F00DEF" w14:textId="77777777" w:rsidR="00872344" w:rsidRDefault="00A02A4C">
            <w:pPr>
              <w:jc w:val="center"/>
              <w:rPr>
                <w:sz w:val="20"/>
                <w:szCs w:val="20"/>
              </w:rPr>
            </w:pPr>
            <w:r>
              <w:rPr>
                <w:sz w:val="20"/>
                <w:szCs w:val="20"/>
              </w:rPr>
              <w:t>-0.109</w:t>
            </w:r>
          </w:p>
        </w:tc>
        <w:tc>
          <w:tcPr>
            <w:tcW w:w="956" w:type="dxa"/>
            <w:vAlign w:val="bottom"/>
          </w:tcPr>
          <w:p w14:paraId="01536E28" w14:textId="77777777" w:rsidR="00872344" w:rsidRDefault="00A02A4C">
            <w:pPr>
              <w:jc w:val="center"/>
              <w:rPr>
                <w:sz w:val="20"/>
                <w:szCs w:val="20"/>
              </w:rPr>
            </w:pPr>
            <w:r>
              <w:rPr>
                <w:sz w:val="20"/>
                <w:szCs w:val="20"/>
              </w:rPr>
              <w:t>1.110</w:t>
            </w:r>
          </w:p>
        </w:tc>
        <w:tc>
          <w:tcPr>
            <w:tcW w:w="1109" w:type="dxa"/>
            <w:vAlign w:val="bottom"/>
          </w:tcPr>
          <w:p w14:paraId="78B5B052" w14:textId="77777777" w:rsidR="00872344" w:rsidRDefault="00A02A4C">
            <w:pPr>
              <w:jc w:val="center"/>
              <w:rPr>
                <w:sz w:val="20"/>
                <w:szCs w:val="20"/>
              </w:rPr>
            </w:pPr>
            <w:r>
              <w:rPr>
                <w:sz w:val="20"/>
                <w:szCs w:val="20"/>
              </w:rPr>
              <w:t>-2.291</w:t>
            </w:r>
          </w:p>
        </w:tc>
        <w:tc>
          <w:tcPr>
            <w:tcW w:w="1169" w:type="dxa"/>
            <w:vAlign w:val="bottom"/>
          </w:tcPr>
          <w:p w14:paraId="6D3A380B" w14:textId="77777777" w:rsidR="00872344" w:rsidRDefault="00A02A4C">
            <w:pPr>
              <w:jc w:val="center"/>
              <w:rPr>
                <w:sz w:val="20"/>
                <w:szCs w:val="20"/>
              </w:rPr>
            </w:pPr>
            <w:r>
              <w:rPr>
                <w:sz w:val="20"/>
                <w:szCs w:val="20"/>
              </w:rPr>
              <w:t>2.073</w:t>
            </w:r>
          </w:p>
        </w:tc>
        <w:tc>
          <w:tcPr>
            <w:tcW w:w="718" w:type="dxa"/>
            <w:vAlign w:val="bottom"/>
          </w:tcPr>
          <w:p w14:paraId="6D84E5EB" w14:textId="77777777" w:rsidR="00872344" w:rsidRDefault="00A02A4C">
            <w:pPr>
              <w:jc w:val="center"/>
              <w:rPr>
                <w:sz w:val="20"/>
                <w:szCs w:val="20"/>
              </w:rPr>
            </w:pPr>
            <w:r>
              <w:rPr>
                <w:sz w:val="20"/>
                <w:szCs w:val="20"/>
              </w:rPr>
              <w:t>1.000</w:t>
            </w:r>
          </w:p>
        </w:tc>
        <w:tc>
          <w:tcPr>
            <w:tcW w:w="1169" w:type="dxa"/>
            <w:vAlign w:val="bottom"/>
          </w:tcPr>
          <w:p w14:paraId="1E75662E" w14:textId="77777777" w:rsidR="00872344" w:rsidRDefault="00A02A4C">
            <w:pPr>
              <w:jc w:val="center"/>
              <w:rPr>
                <w:sz w:val="20"/>
                <w:szCs w:val="20"/>
              </w:rPr>
            </w:pPr>
            <w:r>
              <w:rPr>
                <w:sz w:val="20"/>
                <w:szCs w:val="20"/>
              </w:rPr>
              <w:t>6975</w:t>
            </w:r>
          </w:p>
        </w:tc>
        <w:tc>
          <w:tcPr>
            <w:tcW w:w="997" w:type="dxa"/>
            <w:vAlign w:val="bottom"/>
          </w:tcPr>
          <w:p w14:paraId="18DDA54A" w14:textId="77777777" w:rsidR="00872344" w:rsidRDefault="00A02A4C">
            <w:pPr>
              <w:jc w:val="center"/>
              <w:rPr>
                <w:sz w:val="20"/>
                <w:szCs w:val="20"/>
              </w:rPr>
            </w:pPr>
            <w:r>
              <w:rPr>
                <w:sz w:val="20"/>
                <w:szCs w:val="20"/>
              </w:rPr>
              <w:t>9831</w:t>
            </w:r>
          </w:p>
        </w:tc>
      </w:tr>
      <w:tr w:rsidR="00872344" w14:paraId="1DD650C0" w14:textId="77777777">
        <w:trPr>
          <w:trHeight w:val="256"/>
        </w:trPr>
        <w:tc>
          <w:tcPr>
            <w:tcW w:w="2775" w:type="dxa"/>
            <w:vAlign w:val="bottom"/>
          </w:tcPr>
          <w:p w14:paraId="421081E0" w14:textId="77777777" w:rsidR="00872344" w:rsidRDefault="00A02A4C">
            <w:pPr>
              <w:rPr>
                <w:sz w:val="20"/>
                <w:szCs w:val="20"/>
              </w:rPr>
            </w:pPr>
            <w:r>
              <w:rPr>
                <w:sz w:val="20"/>
                <w:szCs w:val="20"/>
              </w:rPr>
              <w:t>soundFact3:genusOxyuranus</w:t>
            </w:r>
          </w:p>
        </w:tc>
        <w:tc>
          <w:tcPr>
            <w:tcW w:w="1082" w:type="dxa"/>
            <w:vAlign w:val="bottom"/>
          </w:tcPr>
          <w:p w14:paraId="0E53381C" w14:textId="77777777" w:rsidR="00872344" w:rsidRDefault="00A02A4C">
            <w:pPr>
              <w:jc w:val="center"/>
              <w:rPr>
                <w:sz w:val="20"/>
                <w:szCs w:val="20"/>
              </w:rPr>
            </w:pPr>
            <w:r>
              <w:rPr>
                <w:sz w:val="20"/>
                <w:szCs w:val="20"/>
              </w:rPr>
              <w:t>0.295</w:t>
            </w:r>
          </w:p>
        </w:tc>
        <w:tc>
          <w:tcPr>
            <w:tcW w:w="956" w:type="dxa"/>
            <w:vAlign w:val="bottom"/>
          </w:tcPr>
          <w:p w14:paraId="299C3376" w14:textId="77777777" w:rsidR="00872344" w:rsidRDefault="00A02A4C">
            <w:pPr>
              <w:jc w:val="center"/>
              <w:rPr>
                <w:sz w:val="20"/>
                <w:szCs w:val="20"/>
              </w:rPr>
            </w:pPr>
            <w:r>
              <w:rPr>
                <w:sz w:val="20"/>
                <w:szCs w:val="20"/>
              </w:rPr>
              <w:t>1.173</w:t>
            </w:r>
          </w:p>
        </w:tc>
        <w:tc>
          <w:tcPr>
            <w:tcW w:w="1109" w:type="dxa"/>
            <w:vAlign w:val="bottom"/>
          </w:tcPr>
          <w:p w14:paraId="686EEC90" w14:textId="77777777" w:rsidR="00872344" w:rsidRDefault="00A02A4C">
            <w:pPr>
              <w:jc w:val="center"/>
              <w:rPr>
                <w:sz w:val="20"/>
                <w:szCs w:val="20"/>
              </w:rPr>
            </w:pPr>
            <w:r>
              <w:rPr>
                <w:sz w:val="20"/>
                <w:szCs w:val="20"/>
              </w:rPr>
              <w:t>-1.989</w:t>
            </w:r>
          </w:p>
        </w:tc>
        <w:tc>
          <w:tcPr>
            <w:tcW w:w="1169" w:type="dxa"/>
            <w:vAlign w:val="bottom"/>
          </w:tcPr>
          <w:p w14:paraId="02764115" w14:textId="77777777" w:rsidR="00872344" w:rsidRDefault="00A02A4C">
            <w:pPr>
              <w:jc w:val="center"/>
              <w:rPr>
                <w:sz w:val="20"/>
                <w:szCs w:val="20"/>
              </w:rPr>
            </w:pPr>
            <w:r>
              <w:rPr>
                <w:sz w:val="20"/>
                <w:szCs w:val="20"/>
              </w:rPr>
              <w:t>2.617</w:t>
            </w:r>
          </w:p>
        </w:tc>
        <w:tc>
          <w:tcPr>
            <w:tcW w:w="718" w:type="dxa"/>
            <w:vAlign w:val="bottom"/>
          </w:tcPr>
          <w:p w14:paraId="0DAB8445" w14:textId="77777777" w:rsidR="00872344" w:rsidRDefault="00A02A4C">
            <w:pPr>
              <w:jc w:val="center"/>
              <w:rPr>
                <w:sz w:val="20"/>
                <w:szCs w:val="20"/>
              </w:rPr>
            </w:pPr>
            <w:r>
              <w:rPr>
                <w:sz w:val="20"/>
                <w:szCs w:val="20"/>
              </w:rPr>
              <w:t>1.000</w:t>
            </w:r>
          </w:p>
        </w:tc>
        <w:tc>
          <w:tcPr>
            <w:tcW w:w="1169" w:type="dxa"/>
            <w:vAlign w:val="bottom"/>
          </w:tcPr>
          <w:p w14:paraId="07FE030B" w14:textId="77777777" w:rsidR="00872344" w:rsidRDefault="00A02A4C">
            <w:pPr>
              <w:jc w:val="center"/>
              <w:rPr>
                <w:sz w:val="20"/>
                <w:szCs w:val="20"/>
              </w:rPr>
            </w:pPr>
            <w:r>
              <w:rPr>
                <w:sz w:val="20"/>
                <w:szCs w:val="20"/>
              </w:rPr>
              <w:t>7873</w:t>
            </w:r>
          </w:p>
        </w:tc>
        <w:tc>
          <w:tcPr>
            <w:tcW w:w="997" w:type="dxa"/>
            <w:vAlign w:val="bottom"/>
          </w:tcPr>
          <w:p w14:paraId="36C77B6A" w14:textId="77777777" w:rsidR="00872344" w:rsidRDefault="00A02A4C">
            <w:pPr>
              <w:jc w:val="center"/>
              <w:rPr>
                <w:sz w:val="20"/>
                <w:szCs w:val="20"/>
              </w:rPr>
            </w:pPr>
            <w:r>
              <w:rPr>
                <w:sz w:val="20"/>
                <w:szCs w:val="20"/>
              </w:rPr>
              <w:t>11060</w:t>
            </w:r>
          </w:p>
        </w:tc>
      </w:tr>
      <w:tr w:rsidR="00872344" w14:paraId="7CBAF139" w14:textId="77777777">
        <w:trPr>
          <w:trHeight w:val="256"/>
        </w:trPr>
        <w:tc>
          <w:tcPr>
            <w:tcW w:w="2775" w:type="dxa"/>
            <w:vAlign w:val="bottom"/>
          </w:tcPr>
          <w:p w14:paraId="41E494EA" w14:textId="77777777" w:rsidR="00872344" w:rsidRDefault="00A02A4C">
            <w:pPr>
              <w:rPr>
                <w:sz w:val="20"/>
                <w:szCs w:val="20"/>
              </w:rPr>
            </w:pPr>
            <w:r>
              <w:rPr>
                <w:sz w:val="20"/>
                <w:szCs w:val="20"/>
              </w:rPr>
              <w:t>soundFact1:genusPseudonaja</w:t>
            </w:r>
          </w:p>
        </w:tc>
        <w:tc>
          <w:tcPr>
            <w:tcW w:w="1082" w:type="dxa"/>
            <w:vAlign w:val="bottom"/>
          </w:tcPr>
          <w:p w14:paraId="7931B390" w14:textId="77777777" w:rsidR="00872344" w:rsidRDefault="00A02A4C">
            <w:pPr>
              <w:jc w:val="center"/>
              <w:rPr>
                <w:sz w:val="20"/>
                <w:szCs w:val="20"/>
              </w:rPr>
            </w:pPr>
            <w:r>
              <w:rPr>
                <w:sz w:val="20"/>
                <w:szCs w:val="20"/>
              </w:rPr>
              <w:t>-0.609</w:t>
            </w:r>
          </w:p>
        </w:tc>
        <w:tc>
          <w:tcPr>
            <w:tcW w:w="956" w:type="dxa"/>
            <w:vAlign w:val="bottom"/>
          </w:tcPr>
          <w:p w14:paraId="02C2A45C" w14:textId="77777777" w:rsidR="00872344" w:rsidRDefault="00A02A4C">
            <w:pPr>
              <w:jc w:val="center"/>
              <w:rPr>
                <w:sz w:val="20"/>
                <w:szCs w:val="20"/>
              </w:rPr>
            </w:pPr>
            <w:r>
              <w:rPr>
                <w:sz w:val="20"/>
                <w:szCs w:val="20"/>
              </w:rPr>
              <w:t>1.555</w:t>
            </w:r>
          </w:p>
        </w:tc>
        <w:tc>
          <w:tcPr>
            <w:tcW w:w="1109" w:type="dxa"/>
            <w:vAlign w:val="bottom"/>
          </w:tcPr>
          <w:p w14:paraId="00281972" w14:textId="77777777" w:rsidR="00872344" w:rsidRDefault="00A02A4C">
            <w:pPr>
              <w:jc w:val="center"/>
              <w:rPr>
                <w:sz w:val="20"/>
                <w:szCs w:val="20"/>
              </w:rPr>
            </w:pPr>
            <w:r>
              <w:rPr>
                <w:sz w:val="20"/>
                <w:szCs w:val="20"/>
              </w:rPr>
              <w:t>-3.535</w:t>
            </w:r>
          </w:p>
        </w:tc>
        <w:tc>
          <w:tcPr>
            <w:tcW w:w="1169" w:type="dxa"/>
            <w:vAlign w:val="bottom"/>
          </w:tcPr>
          <w:p w14:paraId="1D64CA7D" w14:textId="77777777" w:rsidR="00872344" w:rsidRDefault="00A02A4C">
            <w:pPr>
              <w:jc w:val="center"/>
              <w:rPr>
                <w:sz w:val="20"/>
                <w:szCs w:val="20"/>
              </w:rPr>
            </w:pPr>
            <w:r>
              <w:rPr>
                <w:sz w:val="20"/>
                <w:szCs w:val="20"/>
              </w:rPr>
              <w:t>2.571</w:t>
            </w:r>
          </w:p>
        </w:tc>
        <w:tc>
          <w:tcPr>
            <w:tcW w:w="718" w:type="dxa"/>
            <w:vAlign w:val="bottom"/>
          </w:tcPr>
          <w:p w14:paraId="3EB8DDFE" w14:textId="77777777" w:rsidR="00872344" w:rsidRDefault="00A02A4C">
            <w:pPr>
              <w:jc w:val="center"/>
              <w:rPr>
                <w:sz w:val="20"/>
                <w:szCs w:val="20"/>
              </w:rPr>
            </w:pPr>
            <w:r>
              <w:rPr>
                <w:sz w:val="20"/>
                <w:szCs w:val="20"/>
              </w:rPr>
              <w:t>1.000</w:t>
            </w:r>
          </w:p>
        </w:tc>
        <w:tc>
          <w:tcPr>
            <w:tcW w:w="1169" w:type="dxa"/>
            <w:vAlign w:val="bottom"/>
          </w:tcPr>
          <w:p w14:paraId="552938E2" w14:textId="77777777" w:rsidR="00872344" w:rsidRDefault="00A02A4C">
            <w:pPr>
              <w:jc w:val="center"/>
              <w:rPr>
                <w:sz w:val="20"/>
                <w:szCs w:val="20"/>
              </w:rPr>
            </w:pPr>
            <w:r>
              <w:rPr>
                <w:sz w:val="20"/>
                <w:szCs w:val="20"/>
              </w:rPr>
              <w:t>9342</w:t>
            </w:r>
          </w:p>
        </w:tc>
        <w:tc>
          <w:tcPr>
            <w:tcW w:w="997" w:type="dxa"/>
            <w:vAlign w:val="bottom"/>
          </w:tcPr>
          <w:p w14:paraId="29780740" w14:textId="77777777" w:rsidR="00872344" w:rsidRDefault="00A02A4C">
            <w:pPr>
              <w:jc w:val="center"/>
              <w:rPr>
                <w:sz w:val="20"/>
                <w:szCs w:val="20"/>
              </w:rPr>
            </w:pPr>
            <w:r>
              <w:rPr>
                <w:sz w:val="20"/>
                <w:szCs w:val="20"/>
              </w:rPr>
              <w:t>10563</w:t>
            </w:r>
          </w:p>
        </w:tc>
      </w:tr>
      <w:tr w:rsidR="00872344" w14:paraId="1BE6EFE6" w14:textId="77777777">
        <w:trPr>
          <w:trHeight w:val="256"/>
        </w:trPr>
        <w:tc>
          <w:tcPr>
            <w:tcW w:w="2775" w:type="dxa"/>
            <w:vAlign w:val="bottom"/>
          </w:tcPr>
          <w:p w14:paraId="2AC502C8" w14:textId="77777777" w:rsidR="00872344" w:rsidRDefault="00A02A4C">
            <w:pPr>
              <w:rPr>
                <w:sz w:val="20"/>
                <w:szCs w:val="20"/>
              </w:rPr>
            </w:pPr>
            <w:r>
              <w:rPr>
                <w:sz w:val="20"/>
                <w:szCs w:val="20"/>
              </w:rPr>
              <w:t>soundFact2:genusPseudonaja</w:t>
            </w:r>
          </w:p>
        </w:tc>
        <w:tc>
          <w:tcPr>
            <w:tcW w:w="1082" w:type="dxa"/>
            <w:vAlign w:val="bottom"/>
          </w:tcPr>
          <w:p w14:paraId="63087BDC" w14:textId="77777777" w:rsidR="00872344" w:rsidRDefault="00A02A4C">
            <w:pPr>
              <w:jc w:val="center"/>
              <w:rPr>
                <w:sz w:val="20"/>
                <w:szCs w:val="20"/>
              </w:rPr>
            </w:pPr>
            <w:r>
              <w:rPr>
                <w:sz w:val="20"/>
                <w:szCs w:val="20"/>
              </w:rPr>
              <w:t>0.166</w:t>
            </w:r>
          </w:p>
        </w:tc>
        <w:tc>
          <w:tcPr>
            <w:tcW w:w="956" w:type="dxa"/>
            <w:vAlign w:val="bottom"/>
          </w:tcPr>
          <w:p w14:paraId="57849285" w14:textId="77777777" w:rsidR="00872344" w:rsidRDefault="00A02A4C">
            <w:pPr>
              <w:jc w:val="center"/>
              <w:rPr>
                <w:sz w:val="20"/>
                <w:szCs w:val="20"/>
              </w:rPr>
            </w:pPr>
            <w:r>
              <w:rPr>
                <w:sz w:val="20"/>
                <w:szCs w:val="20"/>
              </w:rPr>
              <w:t>1.507</w:t>
            </w:r>
          </w:p>
        </w:tc>
        <w:tc>
          <w:tcPr>
            <w:tcW w:w="1109" w:type="dxa"/>
            <w:vAlign w:val="bottom"/>
          </w:tcPr>
          <w:p w14:paraId="13F5CBDD" w14:textId="77777777" w:rsidR="00872344" w:rsidRDefault="00A02A4C">
            <w:pPr>
              <w:jc w:val="center"/>
              <w:rPr>
                <w:sz w:val="20"/>
                <w:szCs w:val="20"/>
              </w:rPr>
            </w:pPr>
            <w:r>
              <w:rPr>
                <w:sz w:val="20"/>
                <w:szCs w:val="20"/>
              </w:rPr>
              <w:t>-2.699</w:t>
            </w:r>
          </w:p>
        </w:tc>
        <w:tc>
          <w:tcPr>
            <w:tcW w:w="1169" w:type="dxa"/>
            <w:vAlign w:val="bottom"/>
          </w:tcPr>
          <w:p w14:paraId="579AA511" w14:textId="77777777" w:rsidR="00872344" w:rsidRDefault="00A02A4C">
            <w:pPr>
              <w:jc w:val="center"/>
              <w:rPr>
                <w:sz w:val="20"/>
                <w:szCs w:val="20"/>
              </w:rPr>
            </w:pPr>
            <w:r>
              <w:rPr>
                <w:sz w:val="20"/>
                <w:szCs w:val="20"/>
              </w:rPr>
              <w:t>3.224</w:t>
            </w:r>
          </w:p>
        </w:tc>
        <w:tc>
          <w:tcPr>
            <w:tcW w:w="718" w:type="dxa"/>
            <w:vAlign w:val="bottom"/>
          </w:tcPr>
          <w:p w14:paraId="62BB5776" w14:textId="77777777" w:rsidR="00872344" w:rsidRDefault="00A02A4C">
            <w:pPr>
              <w:jc w:val="center"/>
              <w:rPr>
                <w:sz w:val="20"/>
                <w:szCs w:val="20"/>
              </w:rPr>
            </w:pPr>
            <w:r>
              <w:rPr>
                <w:sz w:val="20"/>
                <w:szCs w:val="20"/>
              </w:rPr>
              <w:t>1.000</w:t>
            </w:r>
          </w:p>
        </w:tc>
        <w:tc>
          <w:tcPr>
            <w:tcW w:w="1169" w:type="dxa"/>
            <w:vAlign w:val="bottom"/>
          </w:tcPr>
          <w:p w14:paraId="48174559" w14:textId="77777777" w:rsidR="00872344" w:rsidRDefault="00A02A4C">
            <w:pPr>
              <w:jc w:val="center"/>
              <w:rPr>
                <w:sz w:val="20"/>
                <w:szCs w:val="20"/>
              </w:rPr>
            </w:pPr>
            <w:r>
              <w:rPr>
                <w:sz w:val="20"/>
                <w:szCs w:val="20"/>
              </w:rPr>
              <w:t>8906</w:t>
            </w:r>
          </w:p>
        </w:tc>
        <w:tc>
          <w:tcPr>
            <w:tcW w:w="997" w:type="dxa"/>
            <w:vAlign w:val="bottom"/>
          </w:tcPr>
          <w:p w14:paraId="3FCC4E5C" w14:textId="77777777" w:rsidR="00872344" w:rsidRDefault="00A02A4C">
            <w:pPr>
              <w:jc w:val="center"/>
              <w:rPr>
                <w:sz w:val="20"/>
                <w:szCs w:val="20"/>
              </w:rPr>
            </w:pPr>
            <w:r>
              <w:rPr>
                <w:sz w:val="20"/>
                <w:szCs w:val="20"/>
              </w:rPr>
              <w:t>10827</w:t>
            </w:r>
          </w:p>
        </w:tc>
      </w:tr>
      <w:tr w:rsidR="00872344" w14:paraId="02B3FAF8" w14:textId="77777777">
        <w:trPr>
          <w:trHeight w:val="256"/>
        </w:trPr>
        <w:tc>
          <w:tcPr>
            <w:tcW w:w="2775" w:type="dxa"/>
            <w:vAlign w:val="bottom"/>
          </w:tcPr>
          <w:p w14:paraId="058E012E" w14:textId="77777777" w:rsidR="00872344" w:rsidRDefault="00A02A4C">
            <w:pPr>
              <w:rPr>
                <w:sz w:val="20"/>
                <w:szCs w:val="20"/>
              </w:rPr>
            </w:pPr>
            <w:r>
              <w:rPr>
                <w:sz w:val="20"/>
                <w:szCs w:val="20"/>
              </w:rPr>
              <w:t>soundFact3:genusPseudonaja</w:t>
            </w:r>
          </w:p>
        </w:tc>
        <w:tc>
          <w:tcPr>
            <w:tcW w:w="1082" w:type="dxa"/>
            <w:vAlign w:val="bottom"/>
          </w:tcPr>
          <w:p w14:paraId="33D00526" w14:textId="77777777" w:rsidR="00872344" w:rsidRDefault="00A02A4C">
            <w:pPr>
              <w:jc w:val="center"/>
              <w:rPr>
                <w:sz w:val="20"/>
                <w:szCs w:val="20"/>
              </w:rPr>
            </w:pPr>
            <w:r>
              <w:rPr>
                <w:sz w:val="20"/>
                <w:szCs w:val="20"/>
              </w:rPr>
              <w:t>-0.893</w:t>
            </w:r>
          </w:p>
        </w:tc>
        <w:tc>
          <w:tcPr>
            <w:tcW w:w="956" w:type="dxa"/>
            <w:vAlign w:val="bottom"/>
          </w:tcPr>
          <w:p w14:paraId="4E624890" w14:textId="77777777" w:rsidR="00872344" w:rsidRDefault="00A02A4C">
            <w:pPr>
              <w:jc w:val="center"/>
              <w:rPr>
                <w:sz w:val="20"/>
                <w:szCs w:val="20"/>
              </w:rPr>
            </w:pPr>
            <w:r>
              <w:rPr>
                <w:sz w:val="20"/>
                <w:szCs w:val="20"/>
              </w:rPr>
              <w:t>1.791</w:t>
            </w:r>
          </w:p>
        </w:tc>
        <w:tc>
          <w:tcPr>
            <w:tcW w:w="1109" w:type="dxa"/>
            <w:vAlign w:val="bottom"/>
          </w:tcPr>
          <w:p w14:paraId="2B869A46" w14:textId="77777777" w:rsidR="00872344" w:rsidRDefault="00A02A4C">
            <w:pPr>
              <w:jc w:val="center"/>
              <w:rPr>
                <w:sz w:val="20"/>
                <w:szCs w:val="20"/>
              </w:rPr>
            </w:pPr>
            <w:r>
              <w:rPr>
                <w:sz w:val="20"/>
                <w:szCs w:val="20"/>
              </w:rPr>
              <w:t>-4.480</w:t>
            </w:r>
          </w:p>
        </w:tc>
        <w:tc>
          <w:tcPr>
            <w:tcW w:w="1169" w:type="dxa"/>
            <w:vAlign w:val="bottom"/>
          </w:tcPr>
          <w:p w14:paraId="65D940BA" w14:textId="77777777" w:rsidR="00872344" w:rsidRDefault="00A02A4C">
            <w:pPr>
              <w:jc w:val="center"/>
              <w:rPr>
                <w:sz w:val="20"/>
                <w:szCs w:val="20"/>
              </w:rPr>
            </w:pPr>
            <w:r>
              <w:rPr>
                <w:sz w:val="20"/>
                <w:szCs w:val="20"/>
              </w:rPr>
              <w:t>2.542</w:t>
            </w:r>
          </w:p>
        </w:tc>
        <w:tc>
          <w:tcPr>
            <w:tcW w:w="718" w:type="dxa"/>
            <w:vAlign w:val="bottom"/>
          </w:tcPr>
          <w:p w14:paraId="5A94FC7B" w14:textId="77777777" w:rsidR="00872344" w:rsidRDefault="00A02A4C">
            <w:pPr>
              <w:jc w:val="center"/>
              <w:rPr>
                <w:sz w:val="20"/>
                <w:szCs w:val="20"/>
              </w:rPr>
            </w:pPr>
            <w:r>
              <w:rPr>
                <w:sz w:val="20"/>
                <w:szCs w:val="20"/>
              </w:rPr>
              <w:t>1.000</w:t>
            </w:r>
          </w:p>
        </w:tc>
        <w:tc>
          <w:tcPr>
            <w:tcW w:w="1169" w:type="dxa"/>
            <w:vAlign w:val="bottom"/>
          </w:tcPr>
          <w:p w14:paraId="20A6DD84" w14:textId="77777777" w:rsidR="00872344" w:rsidRDefault="00A02A4C">
            <w:pPr>
              <w:jc w:val="center"/>
              <w:rPr>
                <w:sz w:val="20"/>
                <w:szCs w:val="20"/>
              </w:rPr>
            </w:pPr>
            <w:r>
              <w:rPr>
                <w:sz w:val="20"/>
                <w:szCs w:val="20"/>
              </w:rPr>
              <w:t>10036</w:t>
            </w:r>
          </w:p>
        </w:tc>
        <w:tc>
          <w:tcPr>
            <w:tcW w:w="997" w:type="dxa"/>
            <w:vAlign w:val="bottom"/>
          </w:tcPr>
          <w:p w14:paraId="3C8CDAD5" w14:textId="77777777" w:rsidR="00872344" w:rsidRDefault="00A02A4C">
            <w:pPr>
              <w:jc w:val="center"/>
              <w:rPr>
                <w:sz w:val="20"/>
                <w:szCs w:val="20"/>
              </w:rPr>
            </w:pPr>
            <w:r>
              <w:rPr>
                <w:sz w:val="20"/>
                <w:szCs w:val="20"/>
              </w:rPr>
              <w:t>12216</w:t>
            </w:r>
          </w:p>
        </w:tc>
      </w:tr>
      <w:tr w:rsidR="00872344" w14:paraId="76FFAA35" w14:textId="77777777">
        <w:trPr>
          <w:trHeight w:val="256"/>
        </w:trPr>
        <w:tc>
          <w:tcPr>
            <w:tcW w:w="2775" w:type="dxa"/>
            <w:vAlign w:val="bottom"/>
          </w:tcPr>
          <w:p w14:paraId="4DAFAA8C" w14:textId="77777777" w:rsidR="00872344" w:rsidRDefault="00872344">
            <w:pPr>
              <w:rPr>
                <w:sz w:val="20"/>
                <w:szCs w:val="20"/>
              </w:rPr>
            </w:pPr>
          </w:p>
        </w:tc>
        <w:tc>
          <w:tcPr>
            <w:tcW w:w="1082" w:type="dxa"/>
            <w:vAlign w:val="bottom"/>
          </w:tcPr>
          <w:p w14:paraId="672EAE60" w14:textId="77777777" w:rsidR="00872344" w:rsidRDefault="00872344">
            <w:pPr>
              <w:jc w:val="center"/>
              <w:rPr>
                <w:sz w:val="20"/>
                <w:szCs w:val="20"/>
              </w:rPr>
            </w:pPr>
          </w:p>
        </w:tc>
        <w:tc>
          <w:tcPr>
            <w:tcW w:w="956" w:type="dxa"/>
            <w:vAlign w:val="bottom"/>
          </w:tcPr>
          <w:p w14:paraId="04E490D7" w14:textId="77777777" w:rsidR="00872344" w:rsidRDefault="00872344">
            <w:pPr>
              <w:jc w:val="center"/>
              <w:rPr>
                <w:sz w:val="20"/>
                <w:szCs w:val="20"/>
              </w:rPr>
            </w:pPr>
          </w:p>
        </w:tc>
        <w:tc>
          <w:tcPr>
            <w:tcW w:w="1109" w:type="dxa"/>
            <w:vAlign w:val="bottom"/>
          </w:tcPr>
          <w:p w14:paraId="4F95342A" w14:textId="77777777" w:rsidR="00872344" w:rsidRDefault="00872344">
            <w:pPr>
              <w:jc w:val="center"/>
              <w:rPr>
                <w:sz w:val="20"/>
                <w:szCs w:val="20"/>
              </w:rPr>
            </w:pPr>
          </w:p>
        </w:tc>
        <w:tc>
          <w:tcPr>
            <w:tcW w:w="1169" w:type="dxa"/>
            <w:vAlign w:val="bottom"/>
          </w:tcPr>
          <w:p w14:paraId="29FF019B" w14:textId="77777777" w:rsidR="00872344" w:rsidRDefault="00872344">
            <w:pPr>
              <w:jc w:val="center"/>
              <w:rPr>
                <w:sz w:val="20"/>
                <w:szCs w:val="20"/>
              </w:rPr>
            </w:pPr>
          </w:p>
        </w:tc>
        <w:tc>
          <w:tcPr>
            <w:tcW w:w="718" w:type="dxa"/>
            <w:vAlign w:val="bottom"/>
          </w:tcPr>
          <w:p w14:paraId="36ED62B0" w14:textId="77777777" w:rsidR="00872344" w:rsidRDefault="00872344">
            <w:pPr>
              <w:jc w:val="center"/>
              <w:rPr>
                <w:sz w:val="20"/>
                <w:szCs w:val="20"/>
              </w:rPr>
            </w:pPr>
          </w:p>
        </w:tc>
        <w:tc>
          <w:tcPr>
            <w:tcW w:w="1169" w:type="dxa"/>
            <w:vAlign w:val="bottom"/>
          </w:tcPr>
          <w:p w14:paraId="4BEFC970" w14:textId="77777777" w:rsidR="00872344" w:rsidRDefault="00872344">
            <w:pPr>
              <w:jc w:val="center"/>
              <w:rPr>
                <w:sz w:val="20"/>
                <w:szCs w:val="20"/>
              </w:rPr>
            </w:pPr>
          </w:p>
        </w:tc>
        <w:tc>
          <w:tcPr>
            <w:tcW w:w="997" w:type="dxa"/>
            <w:vAlign w:val="bottom"/>
          </w:tcPr>
          <w:p w14:paraId="490F9CD0" w14:textId="77777777" w:rsidR="00872344" w:rsidRDefault="00872344">
            <w:pPr>
              <w:jc w:val="center"/>
              <w:rPr>
                <w:sz w:val="20"/>
                <w:szCs w:val="20"/>
              </w:rPr>
            </w:pPr>
          </w:p>
        </w:tc>
      </w:tr>
      <w:tr w:rsidR="00872344" w14:paraId="59ACC82D" w14:textId="77777777">
        <w:trPr>
          <w:trHeight w:val="256"/>
        </w:trPr>
        <w:tc>
          <w:tcPr>
            <w:tcW w:w="2775" w:type="dxa"/>
            <w:vAlign w:val="bottom"/>
          </w:tcPr>
          <w:p w14:paraId="49319A81" w14:textId="77777777" w:rsidR="00872344" w:rsidRDefault="00A02A4C">
            <w:pPr>
              <w:jc w:val="center"/>
              <w:rPr>
                <w:b/>
                <w:bCs/>
                <w:sz w:val="20"/>
                <w:szCs w:val="20"/>
              </w:rPr>
            </w:pPr>
            <w:r>
              <w:rPr>
                <w:b/>
                <w:bCs/>
                <w:sz w:val="20"/>
                <w:szCs w:val="20"/>
              </w:rPr>
              <w:t>Random effects</w:t>
            </w:r>
          </w:p>
        </w:tc>
        <w:tc>
          <w:tcPr>
            <w:tcW w:w="1082" w:type="dxa"/>
            <w:vAlign w:val="bottom"/>
          </w:tcPr>
          <w:p w14:paraId="0F012C65" w14:textId="77777777" w:rsidR="00872344" w:rsidRDefault="00A02A4C">
            <w:pPr>
              <w:jc w:val="center"/>
              <w:rPr>
                <w:sz w:val="20"/>
                <w:szCs w:val="20"/>
              </w:rPr>
            </w:pPr>
            <w:r>
              <w:rPr>
                <w:sz w:val="20"/>
                <w:szCs w:val="20"/>
              </w:rPr>
              <w:t>Estimate</w:t>
            </w:r>
          </w:p>
        </w:tc>
        <w:tc>
          <w:tcPr>
            <w:tcW w:w="956" w:type="dxa"/>
            <w:vAlign w:val="bottom"/>
          </w:tcPr>
          <w:p w14:paraId="3B10D6E3" w14:textId="77777777" w:rsidR="00872344" w:rsidRDefault="00A02A4C">
            <w:pPr>
              <w:jc w:val="center"/>
              <w:rPr>
                <w:sz w:val="20"/>
                <w:szCs w:val="20"/>
              </w:rPr>
            </w:pPr>
            <w:r>
              <w:rPr>
                <w:sz w:val="20"/>
                <w:szCs w:val="20"/>
              </w:rPr>
              <w:t>SE</w:t>
            </w:r>
          </w:p>
        </w:tc>
        <w:tc>
          <w:tcPr>
            <w:tcW w:w="1109" w:type="dxa"/>
            <w:vAlign w:val="bottom"/>
          </w:tcPr>
          <w:p w14:paraId="1010A526" w14:textId="77777777" w:rsidR="00872344" w:rsidRDefault="00A02A4C">
            <w:pPr>
              <w:jc w:val="center"/>
              <w:rPr>
                <w:sz w:val="20"/>
                <w:szCs w:val="20"/>
              </w:rPr>
            </w:pPr>
            <w:r>
              <w:rPr>
                <w:sz w:val="20"/>
                <w:szCs w:val="20"/>
              </w:rPr>
              <w:t>Lower 95% CI</w:t>
            </w:r>
          </w:p>
        </w:tc>
        <w:tc>
          <w:tcPr>
            <w:tcW w:w="1169" w:type="dxa"/>
            <w:vAlign w:val="bottom"/>
          </w:tcPr>
          <w:p w14:paraId="699C5EBF" w14:textId="77777777" w:rsidR="00872344" w:rsidRDefault="00A02A4C">
            <w:pPr>
              <w:jc w:val="center"/>
              <w:rPr>
                <w:sz w:val="20"/>
                <w:szCs w:val="20"/>
              </w:rPr>
            </w:pPr>
            <w:r>
              <w:rPr>
                <w:sz w:val="20"/>
                <w:szCs w:val="20"/>
              </w:rPr>
              <w:t>Upper 95% CI</w:t>
            </w:r>
          </w:p>
        </w:tc>
        <w:tc>
          <w:tcPr>
            <w:tcW w:w="718" w:type="dxa"/>
            <w:vAlign w:val="bottom"/>
          </w:tcPr>
          <w:p w14:paraId="2EEBAB37" w14:textId="77777777" w:rsidR="00872344" w:rsidRDefault="00A02A4C">
            <w:pPr>
              <w:jc w:val="center"/>
              <w:rPr>
                <w:sz w:val="20"/>
                <w:szCs w:val="20"/>
              </w:rPr>
            </w:pPr>
            <w:r>
              <w:rPr>
                <w:sz w:val="20"/>
                <w:szCs w:val="20"/>
              </w:rPr>
              <w:t>Ȓ</w:t>
            </w:r>
          </w:p>
        </w:tc>
        <w:tc>
          <w:tcPr>
            <w:tcW w:w="1169" w:type="dxa"/>
            <w:vAlign w:val="bottom"/>
          </w:tcPr>
          <w:p w14:paraId="2214310D" w14:textId="77777777" w:rsidR="00872344" w:rsidRDefault="00A02A4C">
            <w:pPr>
              <w:jc w:val="center"/>
              <w:rPr>
                <w:sz w:val="20"/>
                <w:szCs w:val="20"/>
              </w:rPr>
            </w:pPr>
            <w:r>
              <w:rPr>
                <w:sz w:val="20"/>
                <w:szCs w:val="20"/>
              </w:rPr>
              <w:t>Bulk ESS</w:t>
            </w:r>
          </w:p>
        </w:tc>
        <w:tc>
          <w:tcPr>
            <w:tcW w:w="997" w:type="dxa"/>
            <w:vAlign w:val="bottom"/>
          </w:tcPr>
          <w:p w14:paraId="7BAA91EA" w14:textId="77777777" w:rsidR="00872344" w:rsidRDefault="00A02A4C">
            <w:pPr>
              <w:jc w:val="center"/>
              <w:rPr>
                <w:sz w:val="20"/>
                <w:szCs w:val="20"/>
              </w:rPr>
            </w:pPr>
            <w:r>
              <w:rPr>
                <w:sz w:val="20"/>
                <w:szCs w:val="20"/>
              </w:rPr>
              <w:t>Tail ESS</w:t>
            </w:r>
          </w:p>
        </w:tc>
      </w:tr>
      <w:tr w:rsidR="00872344" w14:paraId="046A8047" w14:textId="77777777">
        <w:trPr>
          <w:trHeight w:val="256"/>
        </w:trPr>
        <w:tc>
          <w:tcPr>
            <w:tcW w:w="2775" w:type="dxa"/>
            <w:vAlign w:val="bottom"/>
          </w:tcPr>
          <w:p w14:paraId="54883E16" w14:textId="77777777" w:rsidR="00872344" w:rsidRDefault="00A02A4C">
            <w:pPr>
              <w:rPr>
                <w:sz w:val="20"/>
                <w:szCs w:val="20"/>
              </w:rPr>
            </w:pPr>
            <w:r>
              <w:rPr>
                <w:sz w:val="20"/>
                <w:szCs w:val="20"/>
              </w:rPr>
              <w:t>Speaker Side</w:t>
            </w:r>
          </w:p>
        </w:tc>
        <w:tc>
          <w:tcPr>
            <w:tcW w:w="1082" w:type="dxa"/>
            <w:vAlign w:val="bottom"/>
          </w:tcPr>
          <w:p w14:paraId="09C2C6BC" w14:textId="77777777" w:rsidR="00872344" w:rsidRDefault="00A02A4C">
            <w:pPr>
              <w:jc w:val="center"/>
              <w:rPr>
                <w:sz w:val="20"/>
                <w:szCs w:val="20"/>
              </w:rPr>
            </w:pPr>
            <w:r>
              <w:rPr>
                <w:sz w:val="20"/>
                <w:szCs w:val="20"/>
              </w:rPr>
              <w:t>1.008</w:t>
            </w:r>
          </w:p>
        </w:tc>
        <w:tc>
          <w:tcPr>
            <w:tcW w:w="956" w:type="dxa"/>
            <w:vAlign w:val="bottom"/>
          </w:tcPr>
          <w:p w14:paraId="104ECDA0" w14:textId="77777777" w:rsidR="00872344" w:rsidRDefault="00A02A4C">
            <w:pPr>
              <w:jc w:val="center"/>
              <w:rPr>
                <w:sz w:val="20"/>
                <w:szCs w:val="20"/>
              </w:rPr>
            </w:pPr>
            <w:r>
              <w:rPr>
                <w:sz w:val="20"/>
                <w:szCs w:val="20"/>
              </w:rPr>
              <w:t>1.415</w:t>
            </w:r>
          </w:p>
        </w:tc>
        <w:tc>
          <w:tcPr>
            <w:tcW w:w="1109" w:type="dxa"/>
            <w:vAlign w:val="bottom"/>
          </w:tcPr>
          <w:p w14:paraId="3A3336DC" w14:textId="77777777" w:rsidR="00872344" w:rsidRDefault="00A02A4C">
            <w:pPr>
              <w:jc w:val="center"/>
              <w:rPr>
                <w:sz w:val="20"/>
                <w:szCs w:val="20"/>
              </w:rPr>
            </w:pPr>
            <w:r>
              <w:rPr>
                <w:sz w:val="20"/>
                <w:szCs w:val="20"/>
              </w:rPr>
              <w:t>0.023</w:t>
            </w:r>
          </w:p>
        </w:tc>
        <w:tc>
          <w:tcPr>
            <w:tcW w:w="1169" w:type="dxa"/>
            <w:vAlign w:val="bottom"/>
          </w:tcPr>
          <w:p w14:paraId="59CC778D" w14:textId="77777777" w:rsidR="00872344" w:rsidRDefault="00A02A4C">
            <w:pPr>
              <w:jc w:val="center"/>
              <w:rPr>
                <w:sz w:val="20"/>
                <w:szCs w:val="20"/>
              </w:rPr>
            </w:pPr>
            <w:r>
              <w:rPr>
                <w:sz w:val="20"/>
                <w:szCs w:val="20"/>
              </w:rPr>
              <w:t>4.695</w:t>
            </w:r>
          </w:p>
        </w:tc>
        <w:tc>
          <w:tcPr>
            <w:tcW w:w="718" w:type="dxa"/>
            <w:vAlign w:val="bottom"/>
          </w:tcPr>
          <w:p w14:paraId="14135011" w14:textId="77777777" w:rsidR="00872344" w:rsidRDefault="00A02A4C">
            <w:pPr>
              <w:jc w:val="center"/>
              <w:rPr>
                <w:sz w:val="20"/>
                <w:szCs w:val="20"/>
              </w:rPr>
            </w:pPr>
            <w:r>
              <w:rPr>
                <w:sz w:val="20"/>
                <w:szCs w:val="20"/>
              </w:rPr>
              <w:t>1.001</w:t>
            </w:r>
          </w:p>
        </w:tc>
        <w:tc>
          <w:tcPr>
            <w:tcW w:w="1169" w:type="dxa"/>
            <w:vAlign w:val="bottom"/>
          </w:tcPr>
          <w:p w14:paraId="43F3489C" w14:textId="77777777" w:rsidR="00872344" w:rsidRDefault="00A02A4C">
            <w:pPr>
              <w:jc w:val="center"/>
              <w:rPr>
                <w:sz w:val="20"/>
                <w:szCs w:val="20"/>
              </w:rPr>
            </w:pPr>
            <w:r>
              <w:rPr>
                <w:sz w:val="20"/>
                <w:szCs w:val="20"/>
              </w:rPr>
              <w:t>5738</w:t>
            </w:r>
          </w:p>
        </w:tc>
        <w:tc>
          <w:tcPr>
            <w:tcW w:w="997" w:type="dxa"/>
            <w:vAlign w:val="bottom"/>
          </w:tcPr>
          <w:p w14:paraId="6735577F" w14:textId="77777777" w:rsidR="00872344" w:rsidRDefault="00A02A4C">
            <w:pPr>
              <w:jc w:val="center"/>
              <w:rPr>
                <w:sz w:val="20"/>
                <w:szCs w:val="20"/>
              </w:rPr>
            </w:pPr>
            <w:r>
              <w:rPr>
                <w:sz w:val="20"/>
                <w:szCs w:val="20"/>
              </w:rPr>
              <w:t>5104</w:t>
            </w:r>
          </w:p>
        </w:tc>
      </w:tr>
      <w:tr w:rsidR="00872344" w14:paraId="76F87682" w14:textId="77777777">
        <w:trPr>
          <w:trHeight w:val="256"/>
        </w:trPr>
        <w:tc>
          <w:tcPr>
            <w:tcW w:w="2775" w:type="dxa"/>
            <w:vAlign w:val="bottom"/>
          </w:tcPr>
          <w:p w14:paraId="04C7CECE" w14:textId="77777777" w:rsidR="00872344" w:rsidRDefault="00A02A4C">
            <w:pPr>
              <w:rPr>
                <w:sz w:val="20"/>
                <w:szCs w:val="20"/>
              </w:rPr>
            </w:pPr>
            <w:r>
              <w:rPr>
                <w:sz w:val="20"/>
                <w:szCs w:val="20"/>
              </w:rPr>
              <w:t>Snake</w:t>
            </w:r>
          </w:p>
        </w:tc>
        <w:tc>
          <w:tcPr>
            <w:tcW w:w="1082" w:type="dxa"/>
            <w:vAlign w:val="bottom"/>
          </w:tcPr>
          <w:p w14:paraId="0055725B" w14:textId="77777777" w:rsidR="00872344" w:rsidRDefault="00A02A4C">
            <w:pPr>
              <w:jc w:val="center"/>
              <w:rPr>
                <w:sz w:val="20"/>
                <w:szCs w:val="20"/>
              </w:rPr>
            </w:pPr>
            <w:r>
              <w:rPr>
                <w:sz w:val="20"/>
                <w:szCs w:val="20"/>
              </w:rPr>
              <w:t>0.406</w:t>
            </w:r>
          </w:p>
        </w:tc>
        <w:tc>
          <w:tcPr>
            <w:tcW w:w="956" w:type="dxa"/>
            <w:vAlign w:val="bottom"/>
          </w:tcPr>
          <w:p w14:paraId="6910C567" w14:textId="77777777" w:rsidR="00872344" w:rsidRDefault="00A02A4C">
            <w:pPr>
              <w:jc w:val="center"/>
              <w:rPr>
                <w:sz w:val="20"/>
                <w:szCs w:val="20"/>
              </w:rPr>
            </w:pPr>
            <w:r>
              <w:rPr>
                <w:sz w:val="20"/>
                <w:szCs w:val="20"/>
              </w:rPr>
              <w:t>0.286</w:t>
            </w:r>
          </w:p>
        </w:tc>
        <w:tc>
          <w:tcPr>
            <w:tcW w:w="1109" w:type="dxa"/>
            <w:vAlign w:val="bottom"/>
          </w:tcPr>
          <w:p w14:paraId="4371F109" w14:textId="77777777" w:rsidR="00872344" w:rsidRDefault="00A02A4C">
            <w:pPr>
              <w:jc w:val="center"/>
              <w:rPr>
                <w:sz w:val="20"/>
                <w:szCs w:val="20"/>
              </w:rPr>
            </w:pPr>
            <w:r>
              <w:rPr>
                <w:sz w:val="20"/>
                <w:szCs w:val="20"/>
              </w:rPr>
              <w:t>0.018</w:t>
            </w:r>
          </w:p>
        </w:tc>
        <w:tc>
          <w:tcPr>
            <w:tcW w:w="1169" w:type="dxa"/>
            <w:vAlign w:val="bottom"/>
          </w:tcPr>
          <w:p w14:paraId="0538CEB9" w14:textId="77777777" w:rsidR="00872344" w:rsidRDefault="00A02A4C">
            <w:pPr>
              <w:jc w:val="center"/>
              <w:rPr>
                <w:sz w:val="20"/>
                <w:szCs w:val="20"/>
              </w:rPr>
            </w:pPr>
            <w:r>
              <w:rPr>
                <w:sz w:val="20"/>
                <w:szCs w:val="20"/>
              </w:rPr>
              <w:t>1.073</w:t>
            </w:r>
          </w:p>
        </w:tc>
        <w:tc>
          <w:tcPr>
            <w:tcW w:w="718" w:type="dxa"/>
            <w:vAlign w:val="bottom"/>
          </w:tcPr>
          <w:p w14:paraId="6F5F4A9F" w14:textId="77777777" w:rsidR="00872344" w:rsidRDefault="00A02A4C">
            <w:pPr>
              <w:jc w:val="center"/>
              <w:rPr>
                <w:sz w:val="20"/>
                <w:szCs w:val="20"/>
              </w:rPr>
            </w:pPr>
            <w:r>
              <w:rPr>
                <w:sz w:val="20"/>
                <w:szCs w:val="20"/>
              </w:rPr>
              <w:t>1.001</w:t>
            </w:r>
          </w:p>
        </w:tc>
        <w:tc>
          <w:tcPr>
            <w:tcW w:w="1169" w:type="dxa"/>
            <w:vAlign w:val="bottom"/>
          </w:tcPr>
          <w:p w14:paraId="35BEB78A" w14:textId="77777777" w:rsidR="00872344" w:rsidRDefault="00A02A4C">
            <w:pPr>
              <w:jc w:val="center"/>
              <w:rPr>
                <w:sz w:val="20"/>
                <w:szCs w:val="20"/>
              </w:rPr>
            </w:pPr>
            <w:r>
              <w:rPr>
                <w:sz w:val="20"/>
                <w:szCs w:val="20"/>
              </w:rPr>
              <w:t>5838</w:t>
            </w:r>
          </w:p>
        </w:tc>
        <w:tc>
          <w:tcPr>
            <w:tcW w:w="997" w:type="dxa"/>
            <w:vAlign w:val="bottom"/>
          </w:tcPr>
          <w:p w14:paraId="7093F3AF" w14:textId="77777777" w:rsidR="00872344" w:rsidRDefault="00A02A4C">
            <w:pPr>
              <w:jc w:val="center"/>
              <w:rPr>
                <w:sz w:val="20"/>
                <w:szCs w:val="20"/>
              </w:rPr>
            </w:pPr>
            <w:r>
              <w:rPr>
                <w:sz w:val="20"/>
                <w:szCs w:val="20"/>
              </w:rPr>
              <w:t>8223</w:t>
            </w:r>
          </w:p>
        </w:tc>
      </w:tr>
      <w:tr w:rsidR="00872344" w14:paraId="09E1693C" w14:textId="77777777">
        <w:trPr>
          <w:trHeight w:val="256"/>
        </w:trPr>
        <w:tc>
          <w:tcPr>
            <w:tcW w:w="2775" w:type="dxa"/>
            <w:vAlign w:val="bottom"/>
          </w:tcPr>
          <w:p w14:paraId="34E755D5" w14:textId="77777777" w:rsidR="00872344" w:rsidRDefault="00A02A4C">
            <w:pPr>
              <w:rPr>
                <w:sz w:val="20"/>
                <w:szCs w:val="20"/>
              </w:rPr>
            </w:pPr>
            <w:r>
              <w:rPr>
                <w:sz w:val="20"/>
                <w:szCs w:val="20"/>
              </w:rPr>
              <w:t>Trial</w:t>
            </w:r>
          </w:p>
        </w:tc>
        <w:tc>
          <w:tcPr>
            <w:tcW w:w="1082" w:type="dxa"/>
            <w:vAlign w:val="bottom"/>
          </w:tcPr>
          <w:p w14:paraId="29D4A8EB" w14:textId="77777777" w:rsidR="00872344" w:rsidRDefault="00A02A4C">
            <w:pPr>
              <w:jc w:val="center"/>
              <w:rPr>
                <w:sz w:val="20"/>
                <w:szCs w:val="20"/>
              </w:rPr>
            </w:pPr>
            <w:r>
              <w:rPr>
                <w:sz w:val="20"/>
                <w:szCs w:val="20"/>
              </w:rPr>
              <w:t>0.335</w:t>
            </w:r>
          </w:p>
        </w:tc>
        <w:tc>
          <w:tcPr>
            <w:tcW w:w="956" w:type="dxa"/>
            <w:vAlign w:val="bottom"/>
          </w:tcPr>
          <w:p w14:paraId="5E60FF5C" w14:textId="77777777" w:rsidR="00872344" w:rsidRDefault="00A02A4C">
            <w:pPr>
              <w:jc w:val="center"/>
              <w:rPr>
                <w:sz w:val="20"/>
                <w:szCs w:val="20"/>
              </w:rPr>
            </w:pPr>
            <w:r>
              <w:rPr>
                <w:sz w:val="20"/>
                <w:szCs w:val="20"/>
              </w:rPr>
              <w:t>0.231</w:t>
            </w:r>
          </w:p>
        </w:tc>
        <w:tc>
          <w:tcPr>
            <w:tcW w:w="1109" w:type="dxa"/>
            <w:vAlign w:val="bottom"/>
          </w:tcPr>
          <w:p w14:paraId="4A314AE8" w14:textId="77777777" w:rsidR="00872344" w:rsidRDefault="00A02A4C">
            <w:pPr>
              <w:jc w:val="center"/>
              <w:rPr>
                <w:sz w:val="20"/>
                <w:szCs w:val="20"/>
              </w:rPr>
            </w:pPr>
            <w:r>
              <w:rPr>
                <w:sz w:val="20"/>
                <w:szCs w:val="20"/>
              </w:rPr>
              <w:t>0.016</w:t>
            </w:r>
          </w:p>
        </w:tc>
        <w:tc>
          <w:tcPr>
            <w:tcW w:w="1169" w:type="dxa"/>
            <w:vAlign w:val="bottom"/>
          </w:tcPr>
          <w:p w14:paraId="601381FE" w14:textId="77777777" w:rsidR="00872344" w:rsidRDefault="00A02A4C">
            <w:pPr>
              <w:jc w:val="center"/>
              <w:rPr>
                <w:sz w:val="20"/>
                <w:szCs w:val="20"/>
              </w:rPr>
            </w:pPr>
            <w:r>
              <w:rPr>
                <w:sz w:val="20"/>
                <w:szCs w:val="20"/>
              </w:rPr>
              <w:t>0.869</w:t>
            </w:r>
          </w:p>
        </w:tc>
        <w:tc>
          <w:tcPr>
            <w:tcW w:w="718" w:type="dxa"/>
            <w:vAlign w:val="bottom"/>
          </w:tcPr>
          <w:p w14:paraId="676ED3B3" w14:textId="77777777" w:rsidR="00872344" w:rsidRDefault="00A02A4C">
            <w:pPr>
              <w:jc w:val="center"/>
              <w:rPr>
                <w:sz w:val="20"/>
                <w:szCs w:val="20"/>
              </w:rPr>
            </w:pPr>
            <w:r>
              <w:rPr>
                <w:sz w:val="20"/>
                <w:szCs w:val="20"/>
              </w:rPr>
              <w:t>1.000</w:t>
            </w:r>
          </w:p>
        </w:tc>
        <w:tc>
          <w:tcPr>
            <w:tcW w:w="1169" w:type="dxa"/>
            <w:vAlign w:val="bottom"/>
          </w:tcPr>
          <w:p w14:paraId="21BC5F7C" w14:textId="77777777" w:rsidR="00872344" w:rsidRDefault="00A02A4C">
            <w:pPr>
              <w:jc w:val="center"/>
              <w:rPr>
                <w:sz w:val="20"/>
                <w:szCs w:val="20"/>
              </w:rPr>
            </w:pPr>
            <w:r>
              <w:rPr>
                <w:sz w:val="20"/>
                <w:szCs w:val="20"/>
              </w:rPr>
              <w:t>6750</w:t>
            </w:r>
          </w:p>
        </w:tc>
        <w:tc>
          <w:tcPr>
            <w:tcW w:w="997" w:type="dxa"/>
            <w:vAlign w:val="bottom"/>
          </w:tcPr>
          <w:p w14:paraId="52A7C946" w14:textId="77777777" w:rsidR="00872344" w:rsidRDefault="00A02A4C">
            <w:pPr>
              <w:jc w:val="center"/>
              <w:rPr>
                <w:sz w:val="20"/>
                <w:szCs w:val="20"/>
              </w:rPr>
            </w:pPr>
            <w:r>
              <w:rPr>
                <w:sz w:val="20"/>
                <w:szCs w:val="20"/>
              </w:rPr>
              <w:t>8732</w:t>
            </w:r>
          </w:p>
        </w:tc>
      </w:tr>
      <w:tr w:rsidR="00872344" w14:paraId="167DD8D2" w14:textId="77777777">
        <w:trPr>
          <w:trHeight w:val="256"/>
        </w:trPr>
        <w:tc>
          <w:tcPr>
            <w:tcW w:w="2775" w:type="dxa"/>
            <w:vAlign w:val="bottom"/>
          </w:tcPr>
          <w:p w14:paraId="278EDE5E" w14:textId="77777777" w:rsidR="00872344" w:rsidRDefault="00872344">
            <w:pPr>
              <w:rPr>
                <w:sz w:val="20"/>
                <w:szCs w:val="20"/>
              </w:rPr>
            </w:pPr>
          </w:p>
        </w:tc>
        <w:tc>
          <w:tcPr>
            <w:tcW w:w="1082" w:type="dxa"/>
            <w:vAlign w:val="bottom"/>
          </w:tcPr>
          <w:p w14:paraId="2EF57F23" w14:textId="77777777" w:rsidR="00872344" w:rsidRDefault="00872344">
            <w:pPr>
              <w:jc w:val="center"/>
              <w:rPr>
                <w:sz w:val="20"/>
                <w:szCs w:val="20"/>
              </w:rPr>
            </w:pPr>
          </w:p>
        </w:tc>
        <w:tc>
          <w:tcPr>
            <w:tcW w:w="956" w:type="dxa"/>
            <w:vAlign w:val="bottom"/>
          </w:tcPr>
          <w:p w14:paraId="1B1B2407" w14:textId="77777777" w:rsidR="00872344" w:rsidRDefault="00872344">
            <w:pPr>
              <w:jc w:val="center"/>
              <w:rPr>
                <w:sz w:val="20"/>
                <w:szCs w:val="20"/>
              </w:rPr>
            </w:pPr>
          </w:p>
        </w:tc>
        <w:tc>
          <w:tcPr>
            <w:tcW w:w="1109" w:type="dxa"/>
            <w:vAlign w:val="bottom"/>
          </w:tcPr>
          <w:p w14:paraId="7B41F0DD" w14:textId="77777777" w:rsidR="00872344" w:rsidRDefault="00872344">
            <w:pPr>
              <w:jc w:val="center"/>
              <w:rPr>
                <w:sz w:val="20"/>
                <w:szCs w:val="20"/>
              </w:rPr>
            </w:pPr>
          </w:p>
        </w:tc>
        <w:tc>
          <w:tcPr>
            <w:tcW w:w="1169" w:type="dxa"/>
            <w:vAlign w:val="bottom"/>
          </w:tcPr>
          <w:p w14:paraId="2BC243B3" w14:textId="77777777" w:rsidR="00872344" w:rsidRDefault="00872344">
            <w:pPr>
              <w:jc w:val="center"/>
              <w:rPr>
                <w:sz w:val="20"/>
                <w:szCs w:val="20"/>
              </w:rPr>
            </w:pPr>
          </w:p>
        </w:tc>
        <w:tc>
          <w:tcPr>
            <w:tcW w:w="718" w:type="dxa"/>
            <w:vAlign w:val="bottom"/>
          </w:tcPr>
          <w:p w14:paraId="56ABF5C7" w14:textId="77777777" w:rsidR="00872344" w:rsidRDefault="00872344">
            <w:pPr>
              <w:jc w:val="center"/>
              <w:rPr>
                <w:sz w:val="20"/>
                <w:szCs w:val="20"/>
              </w:rPr>
            </w:pPr>
          </w:p>
        </w:tc>
        <w:tc>
          <w:tcPr>
            <w:tcW w:w="1169" w:type="dxa"/>
            <w:vAlign w:val="bottom"/>
          </w:tcPr>
          <w:p w14:paraId="1E00C5A3" w14:textId="77777777" w:rsidR="00872344" w:rsidRDefault="00872344">
            <w:pPr>
              <w:jc w:val="right"/>
              <w:rPr>
                <w:sz w:val="20"/>
                <w:szCs w:val="20"/>
              </w:rPr>
            </w:pPr>
          </w:p>
        </w:tc>
        <w:tc>
          <w:tcPr>
            <w:tcW w:w="997" w:type="dxa"/>
            <w:vAlign w:val="bottom"/>
          </w:tcPr>
          <w:p w14:paraId="1EAAB8BC" w14:textId="77777777" w:rsidR="00872344" w:rsidRDefault="00872344">
            <w:pPr>
              <w:jc w:val="right"/>
              <w:rPr>
                <w:sz w:val="20"/>
                <w:szCs w:val="20"/>
              </w:rPr>
            </w:pPr>
          </w:p>
        </w:tc>
      </w:tr>
      <w:tr w:rsidR="00872344" w14:paraId="67AF0D0E" w14:textId="77777777">
        <w:trPr>
          <w:trHeight w:val="256"/>
        </w:trPr>
        <w:tc>
          <w:tcPr>
            <w:tcW w:w="2775" w:type="dxa"/>
            <w:vAlign w:val="bottom"/>
          </w:tcPr>
          <w:p w14:paraId="74F39F91" w14:textId="77777777" w:rsidR="00872344" w:rsidRDefault="00A02A4C">
            <w:pPr>
              <w:jc w:val="center"/>
              <w:rPr>
                <w:b/>
                <w:bCs/>
                <w:sz w:val="20"/>
                <w:szCs w:val="20"/>
              </w:rPr>
            </w:pPr>
            <w:r>
              <w:rPr>
                <w:b/>
                <w:bCs/>
                <w:sz w:val="20"/>
                <w:szCs w:val="20"/>
              </w:rPr>
              <w:t>Dispersion test</w:t>
            </w:r>
          </w:p>
        </w:tc>
        <w:tc>
          <w:tcPr>
            <w:tcW w:w="1082" w:type="dxa"/>
            <w:vAlign w:val="bottom"/>
          </w:tcPr>
          <w:p w14:paraId="413D6F1E" w14:textId="77777777" w:rsidR="00872344" w:rsidRDefault="00A02A4C">
            <w:pPr>
              <w:jc w:val="center"/>
              <w:rPr>
                <w:sz w:val="20"/>
                <w:szCs w:val="20"/>
              </w:rPr>
            </w:pPr>
            <w:r>
              <w:rPr>
                <w:sz w:val="20"/>
                <w:szCs w:val="20"/>
              </w:rPr>
              <w:t>Obs:Sim</w:t>
            </w:r>
          </w:p>
        </w:tc>
        <w:tc>
          <w:tcPr>
            <w:tcW w:w="956" w:type="dxa"/>
            <w:vAlign w:val="bottom"/>
          </w:tcPr>
          <w:p w14:paraId="6CDCAC09" w14:textId="77777777" w:rsidR="00872344" w:rsidRDefault="00A02A4C">
            <w:pPr>
              <w:jc w:val="center"/>
              <w:rPr>
                <w:sz w:val="20"/>
                <w:szCs w:val="20"/>
              </w:rPr>
            </w:pPr>
            <w:r>
              <w:rPr>
                <w:sz w:val="20"/>
                <w:szCs w:val="20"/>
              </w:rPr>
              <w:t>P-value</w:t>
            </w:r>
          </w:p>
        </w:tc>
        <w:tc>
          <w:tcPr>
            <w:tcW w:w="1109" w:type="dxa"/>
            <w:vAlign w:val="bottom"/>
          </w:tcPr>
          <w:p w14:paraId="68C0C2D0" w14:textId="77777777" w:rsidR="00872344" w:rsidRDefault="00872344">
            <w:pPr>
              <w:jc w:val="center"/>
              <w:rPr>
                <w:sz w:val="20"/>
                <w:szCs w:val="20"/>
              </w:rPr>
            </w:pPr>
          </w:p>
        </w:tc>
        <w:tc>
          <w:tcPr>
            <w:tcW w:w="1169" w:type="dxa"/>
            <w:vAlign w:val="bottom"/>
          </w:tcPr>
          <w:p w14:paraId="45FE94FB" w14:textId="77777777" w:rsidR="00872344" w:rsidRDefault="00872344">
            <w:pPr>
              <w:jc w:val="center"/>
              <w:rPr>
                <w:sz w:val="20"/>
                <w:szCs w:val="20"/>
              </w:rPr>
            </w:pPr>
          </w:p>
        </w:tc>
        <w:tc>
          <w:tcPr>
            <w:tcW w:w="718" w:type="dxa"/>
            <w:vAlign w:val="bottom"/>
          </w:tcPr>
          <w:p w14:paraId="52A63ED8" w14:textId="77777777" w:rsidR="00872344" w:rsidRDefault="00872344">
            <w:pPr>
              <w:jc w:val="center"/>
              <w:rPr>
                <w:sz w:val="20"/>
                <w:szCs w:val="20"/>
              </w:rPr>
            </w:pPr>
          </w:p>
        </w:tc>
        <w:tc>
          <w:tcPr>
            <w:tcW w:w="1169" w:type="dxa"/>
            <w:vAlign w:val="bottom"/>
          </w:tcPr>
          <w:p w14:paraId="4EC5C041" w14:textId="77777777" w:rsidR="00872344" w:rsidRDefault="00872344">
            <w:pPr>
              <w:jc w:val="right"/>
              <w:rPr>
                <w:sz w:val="20"/>
                <w:szCs w:val="20"/>
              </w:rPr>
            </w:pPr>
          </w:p>
        </w:tc>
        <w:tc>
          <w:tcPr>
            <w:tcW w:w="997" w:type="dxa"/>
            <w:vAlign w:val="bottom"/>
          </w:tcPr>
          <w:p w14:paraId="136D6B03" w14:textId="77777777" w:rsidR="00872344" w:rsidRDefault="00872344">
            <w:pPr>
              <w:jc w:val="right"/>
              <w:rPr>
                <w:sz w:val="20"/>
                <w:szCs w:val="20"/>
              </w:rPr>
            </w:pPr>
          </w:p>
        </w:tc>
      </w:tr>
      <w:tr w:rsidR="00872344" w14:paraId="6EB90404" w14:textId="77777777">
        <w:trPr>
          <w:trHeight w:val="256"/>
        </w:trPr>
        <w:tc>
          <w:tcPr>
            <w:tcW w:w="2775" w:type="dxa"/>
            <w:vAlign w:val="bottom"/>
          </w:tcPr>
          <w:p w14:paraId="4194D06A" w14:textId="77777777" w:rsidR="00872344" w:rsidRDefault="00872344">
            <w:pPr>
              <w:jc w:val="center"/>
              <w:rPr>
                <w:sz w:val="20"/>
                <w:szCs w:val="20"/>
              </w:rPr>
            </w:pPr>
          </w:p>
        </w:tc>
        <w:tc>
          <w:tcPr>
            <w:tcW w:w="1082" w:type="dxa"/>
            <w:vAlign w:val="bottom"/>
          </w:tcPr>
          <w:p w14:paraId="050C55CB" w14:textId="77777777" w:rsidR="00872344" w:rsidRDefault="00A02A4C">
            <w:pPr>
              <w:jc w:val="center"/>
              <w:rPr>
                <w:sz w:val="20"/>
                <w:szCs w:val="20"/>
              </w:rPr>
            </w:pPr>
            <w:r>
              <w:rPr>
                <w:sz w:val="20"/>
                <w:szCs w:val="20"/>
              </w:rPr>
              <w:t>1.008</w:t>
            </w:r>
          </w:p>
        </w:tc>
        <w:tc>
          <w:tcPr>
            <w:tcW w:w="956" w:type="dxa"/>
            <w:vAlign w:val="bottom"/>
          </w:tcPr>
          <w:p w14:paraId="4543F3B5" w14:textId="77777777" w:rsidR="00872344" w:rsidRDefault="00A02A4C">
            <w:pPr>
              <w:jc w:val="center"/>
              <w:rPr>
                <w:sz w:val="20"/>
                <w:szCs w:val="20"/>
              </w:rPr>
            </w:pPr>
            <w:r>
              <w:rPr>
                <w:sz w:val="20"/>
                <w:szCs w:val="20"/>
              </w:rPr>
              <w:t>0.912</w:t>
            </w:r>
          </w:p>
        </w:tc>
        <w:tc>
          <w:tcPr>
            <w:tcW w:w="1109" w:type="dxa"/>
            <w:vAlign w:val="bottom"/>
          </w:tcPr>
          <w:p w14:paraId="5AE951FA" w14:textId="77777777" w:rsidR="00872344" w:rsidRDefault="00872344">
            <w:pPr>
              <w:jc w:val="center"/>
              <w:rPr>
                <w:sz w:val="20"/>
                <w:szCs w:val="20"/>
              </w:rPr>
            </w:pPr>
          </w:p>
        </w:tc>
        <w:tc>
          <w:tcPr>
            <w:tcW w:w="1169" w:type="dxa"/>
            <w:vAlign w:val="bottom"/>
          </w:tcPr>
          <w:p w14:paraId="43FABAE3" w14:textId="77777777" w:rsidR="00872344" w:rsidRDefault="00872344">
            <w:pPr>
              <w:jc w:val="center"/>
              <w:rPr>
                <w:sz w:val="20"/>
                <w:szCs w:val="20"/>
              </w:rPr>
            </w:pPr>
          </w:p>
        </w:tc>
        <w:tc>
          <w:tcPr>
            <w:tcW w:w="718" w:type="dxa"/>
            <w:vAlign w:val="bottom"/>
          </w:tcPr>
          <w:p w14:paraId="04E072DB" w14:textId="77777777" w:rsidR="00872344" w:rsidRDefault="00872344">
            <w:pPr>
              <w:jc w:val="center"/>
              <w:rPr>
                <w:sz w:val="20"/>
                <w:szCs w:val="20"/>
              </w:rPr>
            </w:pPr>
          </w:p>
        </w:tc>
        <w:tc>
          <w:tcPr>
            <w:tcW w:w="1169" w:type="dxa"/>
            <w:vAlign w:val="bottom"/>
          </w:tcPr>
          <w:p w14:paraId="31A2ED9D" w14:textId="77777777" w:rsidR="00872344" w:rsidRDefault="00872344">
            <w:pPr>
              <w:jc w:val="right"/>
              <w:rPr>
                <w:sz w:val="20"/>
                <w:szCs w:val="20"/>
              </w:rPr>
            </w:pPr>
          </w:p>
        </w:tc>
        <w:tc>
          <w:tcPr>
            <w:tcW w:w="997" w:type="dxa"/>
            <w:vAlign w:val="bottom"/>
          </w:tcPr>
          <w:p w14:paraId="52826066" w14:textId="77777777" w:rsidR="00872344" w:rsidRDefault="00872344">
            <w:pPr>
              <w:jc w:val="right"/>
              <w:rPr>
                <w:sz w:val="20"/>
                <w:szCs w:val="20"/>
              </w:rPr>
            </w:pPr>
          </w:p>
        </w:tc>
      </w:tr>
      <w:tr w:rsidR="00872344" w14:paraId="45B45E8C" w14:textId="77777777">
        <w:trPr>
          <w:trHeight w:val="256"/>
        </w:trPr>
        <w:tc>
          <w:tcPr>
            <w:tcW w:w="2775" w:type="dxa"/>
            <w:vAlign w:val="bottom"/>
          </w:tcPr>
          <w:p w14:paraId="4ADBFAEC" w14:textId="77777777" w:rsidR="00872344" w:rsidRDefault="00872344">
            <w:pPr>
              <w:jc w:val="center"/>
              <w:rPr>
                <w:sz w:val="20"/>
                <w:szCs w:val="20"/>
              </w:rPr>
            </w:pPr>
          </w:p>
        </w:tc>
        <w:tc>
          <w:tcPr>
            <w:tcW w:w="1082" w:type="dxa"/>
            <w:vAlign w:val="bottom"/>
          </w:tcPr>
          <w:p w14:paraId="7436181B" w14:textId="77777777" w:rsidR="00872344" w:rsidRDefault="00872344">
            <w:pPr>
              <w:jc w:val="center"/>
              <w:rPr>
                <w:sz w:val="20"/>
                <w:szCs w:val="20"/>
              </w:rPr>
            </w:pPr>
          </w:p>
        </w:tc>
        <w:tc>
          <w:tcPr>
            <w:tcW w:w="956" w:type="dxa"/>
            <w:vAlign w:val="bottom"/>
          </w:tcPr>
          <w:p w14:paraId="5A47C4FC" w14:textId="77777777" w:rsidR="00872344" w:rsidRDefault="00872344">
            <w:pPr>
              <w:jc w:val="center"/>
              <w:rPr>
                <w:sz w:val="20"/>
                <w:szCs w:val="20"/>
              </w:rPr>
            </w:pPr>
          </w:p>
        </w:tc>
        <w:tc>
          <w:tcPr>
            <w:tcW w:w="1109" w:type="dxa"/>
            <w:vAlign w:val="bottom"/>
          </w:tcPr>
          <w:p w14:paraId="0E5CD715" w14:textId="77777777" w:rsidR="00872344" w:rsidRDefault="00872344">
            <w:pPr>
              <w:jc w:val="center"/>
              <w:rPr>
                <w:sz w:val="20"/>
                <w:szCs w:val="20"/>
              </w:rPr>
            </w:pPr>
          </w:p>
        </w:tc>
        <w:tc>
          <w:tcPr>
            <w:tcW w:w="1169" w:type="dxa"/>
            <w:vAlign w:val="bottom"/>
          </w:tcPr>
          <w:p w14:paraId="1AB40ACF" w14:textId="77777777" w:rsidR="00872344" w:rsidRDefault="00872344">
            <w:pPr>
              <w:jc w:val="center"/>
              <w:rPr>
                <w:sz w:val="20"/>
                <w:szCs w:val="20"/>
              </w:rPr>
            </w:pPr>
          </w:p>
        </w:tc>
        <w:tc>
          <w:tcPr>
            <w:tcW w:w="718" w:type="dxa"/>
            <w:vAlign w:val="bottom"/>
          </w:tcPr>
          <w:p w14:paraId="080F7A4C" w14:textId="77777777" w:rsidR="00872344" w:rsidRDefault="00872344">
            <w:pPr>
              <w:jc w:val="center"/>
              <w:rPr>
                <w:sz w:val="20"/>
                <w:szCs w:val="20"/>
              </w:rPr>
            </w:pPr>
          </w:p>
        </w:tc>
        <w:tc>
          <w:tcPr>
            <w:tcW w:w="1169" w:type="dxa"/>
            <w:vAlign w:val="bottom"/>
          </w:tcPr>
          <w:p w14:paraId="54D379F1" w14:textId="77777777" w:rsidR="00872344" w:rsidRDefault="00872344">
            <w:pPr>
              <w:jc w:val="right"/>
              <w:rPr>
                <w:sz w:val="20"/>
                <w:szCs w:val="20"/>
              </w:rPr>
            </w:pPr>
          </w:p>
        </w:tc>
        <w:tc>
          <w:tcPr>
            <w:tcW w:w="997" w:type="dxa"/>
            <w:vAlign w:val="bottom"/>
          </w:tcPr>
          <w:p w14:paraId="4FFA0591" w14:textId="77777777" w:rsidR="00872344" w:rsidRDefault="00872344">
            <w:pPr>
              <w:jc w:val="right"/>
              <w:rPr>
                <w:sz w:val="20"/>
                <w:szCs w:val="20"/>
              </w:rPr>
            </w:pPr>
          </w:p>
        </w:tc>
      </w:tr>
      <w:tr w:rsidR="00872344" w14:paraId="266DB560" w14:textId="77777777">
        <w:trPr>
          <w:trHeight w:val="256"/>
        </w:trPr>
        <w:tc>
          <w:tcPr>
            <w:tcW w:w="2775" w:type="dxa"/>
            <w:vAlign w:val="bottom"/>
          </w:tcPr>
          <w:p w14:paraId="339BF6A7" w14:textId="77777777" w:rsidR="00872344" w:rsidRDefault="00A02A4C">
            <w:pPr>
              <w:jc w:val="center"/>
              <w:rPr>
                <w:b/>
                <w:bCs/>
                <w:sz w:val="20"/>
                <w:szCs w:val="20"/>
              </w:rPr>
            </w:pPr>
            <w:r>
              <w:rPr>
                <w:b/>
                <w:bCs/>
                <w:sz w:val="20"/>
                <w:szCs w:val="20"/>
              </w:rPr>
              <w:t>Uniformity test</w:t>
            </w:r>
          </w:p>
        </w:tc>
        <w:tc>
          <w:tcPr>
            <w:tcW w:w="1082" w:type="dxa"/>
            <w:vAlign w:val="bottom"/>
          </w:tcPr>
          <w:p w14:paraId="01523DB0" w14:textId="77777777" w:rsidR="00872344" w:rsidRDefault="00A02A4C">
            <w:pPr>
              <w:jc w:val="center"/>
              <w:rPr>
                <w:sz w:val="20"/>
                <w:szCs w:val="20"/>
              </w:rPr>
            </w:pPr>
            <w:r>
              <w:rPr>
                <w:sz w:val="20"/>
                <w:szCs w:val="20"/>
              </w:rPr>
              <w:t>D</w:t>
            </w:r>
          </w:p>
        </w:tc>
        <w:tc>
          <w:tcPr>
            <w:tcW w:w="956" w:type="dxa"/>
            <w:vAlign w:val="bottom"/>
          </w:tcPr>
          <w:p w14:paraId="4B153452" w14:textId="77777777" w:rsidR="00872344" w:rsidRDefault="00A02A4C">
            <w:pPr>
              <w:jc w:val="center"/>
              <w:rPr>
                <w:sz w:val="20"/>
                <w:szCs w:val="20"/>
              </w:rPr>
            </w:pPr>
            <w:r>
              <w:rPr>
                <w:sz w:val="20"/>
                <w:szCs w:val="20"/>
              </w:rPr>
              <w:t>p-value</w:t>
            </w:r>
          </w:p>
        </w:tc>
        <w:tc>
          <w:tcPr>
            <w:tcW w:w="1109" w:type="dxa"/>
            <w:vAlign w:val="bottom"/>
          </w:tcPr>
          <w:p w14:paraId="07850E27" w14:textId="77777777" w:rsidR="00872344" w:rsidRDefault="00872344">
            <w:pPr>
              <w:jc w:val="center"/>
              <w:rPr>
                <w:sz w:val="20"/>
                <w:szCs w:val="20"/>
              </w:rPr>
            </w:pPr>
          </w:p>
        </w:tc>
        <w:tc>
          <w:tcPr>
            <w:tcW w:w="1169" w:type="dxa"/>
            <w:vAlign w:val="bottom"/>
          </w:tcPr>
          <w:p w14:paraId="167C9D60" w14:textId="77777777" w:rsidR="00872344" w:rsidRDefault="00872344">
            <w:pPr>
              <w:jc w:val="center"/>
              <w:rPr>
                <w:sz w:val="20"/>
                <w:szCs w:val="20"/>
              </w:rPr>
            </w:pPr>
          </w:p>
        </w:tc>
        <w:tc>
          <w:tcPr>
            <w:tcW w:w="718" w:type="dxa"/>
            <w:vAlign w:val="bottom"/>
          </w:tcPr>
          <w:p w14:paraId="45AE2FFC" w14:textId="77777777" w:rsidR="00872344" w:rsidRDefault="00872344">
            <w:pPr>
              <w:jc w:val="center"/>
              <w:rPr>
                <w:sz w:val="20"/>
                <w:szCs w:val="20"/>
              </w:rPr>
            </w:pPr>
          </w:p>
        </w:tc>
        <w:tc>
          <w:tcPr>
            <w:tcW w:w="1169" w:type="dxa"/>
            <w:vAlign w:val="bottom"/>
          </w:tcPr>
          <w:p w14:paraId="4673B4A8" w14:textId="77777777" w:rsidR="00872344" w:rsidRDefault="00872344">
            <w:pPr>
              <w:jc w:val="right"/>
              <w:rPr>
                <w:sz w:val="20"/>
                <w:szCs w:val="20"/>
              </w:rPr>
            </w:pPr>
          </w:p>
        </w:tc>
        <w:tc>
          <w:tcPr>
            <w:tcW w:w="997" w:type="dxa"/>
            <w:vAlign w:val="bottom"/>
          </w:tcPr>
          <w:p w14:paraId="5FE67043" w14:textId="77777777" w:rsidR="00872344" w:rsidRDefault="00872344">
            <w:pPr>
              <w:jc w:val="right"/>
              <w:rPr>
                <w:sz w:val="20"/>
                <w:szCs w:val="20"/>
              </w:rPr>
            </w:pPr>
          </w:p>
        </w:tc>
      </w:tr>
      <w:tr w:rsidR="00872344" w14:paraId="50BC25F2" w14:textId="77777777">
        <w:trPr>
          <w:trHeight w:val="256"/>
        </w:trPr>
        <w:tc>
          <w:tcPr>
            <w:tcW w:w="2775" w:type="dxa"/>
            <w:vAlign w:val="bottom"/>
          </w:tcPr>
          <w:p w14:paraId="59D3E117" w14:textId="77777777" w:rsidR="00872344" w:rsidRDefault="00A02A4C">
            <w:pPr>
              <w:rPr>
                <w:sz w:val="20"/>
                <w:szCs w:val="20"/>
              </w:rPr>
            </w:pPr>
            <w:r>
              <w:rPr>
                <w:sz w:val="20"/>
                <w:szCs w:val="20"/>
              </w:rPr>
              <w:t>One-sample Komogorov-Smirnov test</w:t>
            </w:r>
          </w:p>
        </w:tc>
        <w:tc>
          <w:tcPr>
            <w:tcW w:w="1082" w:type="dxa"/>
            <w:vAlign w:val="bottom"/>
          </w:tcPr>
          <w:p w14:paraId="306F188E" w14:textId="77777777" w:rsidR="00872344" w:rsidRDefault="00A02A4C">
            <w:pPr>
              <w:jc w:val="center"/>
              <w:rPr>
                <w:sz w:val="20"/>
                <w:szCs w:val="20"/>
              </w:rPr>
            </w:pPr>
            <w:r>
              <w:rPr>
                <w:sz w:val="20"/>
                <w:szCs w:val="20"/>
              </w:rPr>
              <w:t>0.029</w:t>
            </w:r>
          </w:p>
        </w:tc>
        <w:tc>
          <w:tcPr>
            <w:tcW w:w="956" w:type="dxa"/>
            <w:vAlign w:val="bottom"/>
          </w:tcPr>
          <w:p w14:paraId="310DDA53" w14:textId="77777777" w:rsidR="00872344" w:rsidRDefault="00A02A4C">
            <w:pPr>
              <w:jc w:val="center"/>
              <w:rPr>
                <w:sz w:val="20"/>
                <w:szCs w:val="20"/>
              </w:rPr>
            </w:pPr>
            <w:r>
              <w:rPr>
                <w:sz w:val="20"/>
                <w:szCs w:val="20"/>
              </w:rPr>
              <w:t>0.955</w:t>
            </w:r>
          </w:p>
        </w:tc>
        <w:tc>
          <w:tcPr>
            <w:tcW w:w="1109" w:type="dxa"/>
            <w:vAlign w:val="bottom"/>
          </w:tcPr>
          <w:p w14:paraId="7B7D7AB7" w14:textId="77777777" w:rsidR="00872344" w:rsidRDefault="00872344">
            <w:pPr>
              <w:jc w:val="center"/>
              <w:rPr>
                <w:sz w:val="20"/>
                <w:szCs w:val="20"/>
              </w:rPr>
            </w:pPr>
          </w:p>
        </w:tc>
        <w:tc>
          <w:tcPr>
            <w:tcW w:w="1169" w:type="dxa"/>
            <w:vAlign w:val="bottom"/>
          </w:tcPr>
          <w:p w14:paraId="17D9B326" w14:textId="77777777" w:rsidR="00872344" w:rsidRDefault="00872344">
            <w:pPr>
              <w:jc w:val="center"/>
              <w:rPr>
                <w:sz w:val="20"/>
                <w:szCs w:val="20"/>
              </w:rPr>
            </w:pPr>
          </w:p>
        </w:tc>
        <w:tc>
          <w:tcPr>
            <w:tcW w:w="718" w:type="dxa"/>
            <w:vAlign w:val="bottom"/>
          </w:tcPr>
          <w:p w14:paraId="15BA653D" w14:textId="77777777" w:rsidR="00872344" w:rsidRDefault="00872344">
            <w:pPr>
              <w:jc w:val="center"/>
              <w:rPr>
                <w:sz w:val="20"/>
                <w:szCs w:val="20"/>
              </w:rPr>
            </w:pPr>
          </w:p>
        </w:tc>
        <w:tc>
          <w:tcPr>
            <w:tcW w:w="1169" w:type="dxa"/>
            <w:vAlign w:val="bottom"/>
          </w:tcPr>
          <w:p w14:paraId="2ACAA3FD" w14:textId="77777777" w:rsidR="00872344" w:rsidRDefault="00872344">
            <w:pPr>
              <w:jc w:val="right"/>
              <w:rPr>
                <w:sz w:val="20"/>
                <w:szCs w:val="20"/>
              </w:rPr>
            </w:pPr>
          </w:p>
        </w:tc>
        <w:tc>
          <w:tcPr>
            <w:tcW w:w="997" w:type="dxa"/>
            <w:vAlign w:val="bottom"/>
          </w:tcPr>
          <w:p w14:paraId="3B01D7AF" w14:textId="77777777" w:rsidR="00872344" w:rsidRDefault="00872344">
            <w:pPr>
              <w:jc w:val="right"/>
              <w:rPr>
                <w:sz w:val="20"/>
                <w:szCs w:val="20"/>
              </w:rPr>
            </w:pPr>
          </w:p>
        </w:tc>
      </w:tr>
      <w:tr w:rsidR="00872344" w14:paraId="6998ACB6" w14:textId="77777777">
        <w:trPr>
          <w:trHeight w:val="256"/>
        </w:trPr>
        <w:tc>
          <w:tcPr>
            <w:tcW w:w="2775" w:type="dxa"/>
            <w:vAlign w:val="bottom"/>
          </w:tcPr>
          <w:p w14:paraId="5D0898CB" w14:textId="77777777" w:rsidR="00872344" w:rsidRDefault="00872344">
            <w:pPr>
              <w:rPr>
                <w:sz w:val="20"/>
                <w:szCs w:val="20"/>
              </w:rPr>
            </w:pPr>
          </w:p>
        </w:tc>
        <w:tc>
          <w:tcPr>
            <w:tcW w:w="1082" w:type="dxa"/>
            <w:vAlign w:val="bottom"/>
          </w:tcPr>
          <w:p w14:paraId="2DDA8275" w14:textId="77777777" w:rsidR="00872344" w:rsidRDefault="00872344">
            <w:pPr>
              <w:jc w:val="center"/>
              <w:rPr>
                <w:sz w:val="20"/>
                <w:szCs w:val="20"/>
              </w:rPr>
            </w:pPr>
          </w:p>
        </w:tc>
        <w:tc>
          <w:tcPr>
            <w:tcW w:w="956" w:type="dxa"/>
            <w:vAlign w:val="bottom"/>
          </w:tcPr>
          <w:p w14:paraId="32CB8CC2" w14:textId="77777777" w:rsidR="00872344" w:rsidRDefault="00872344">
            <w:pPr>
              <w:jc w:val="center"/>
              <w:rPr>
                <w:sz w:val="20"/>
                <w:szCs w:val="20"/>
              </w:rPr>
            </w:pPr>
          </w:p>
        </w:tc>
        <w:tc>
          <w:tcPr>
            <w:tcW w:w="1109" w:type="dxa"/>
            <w:vAlign w:val="bottom"/>
          </w:tcPr>
          <w:p w14:paraId="45E3C88A" w14:textId="77777777" w:rsidR="00872344" w:rsidRDefault="00872344">
            <w:pPr>
              <w:jc w:val="center"/>
              <w:rPr>
                <w:sz w:val="20"/>
                <w:szCs w:val="20"/>
              </w:rPr>
            </w:pPr>
          </w:p>
        </w:tc>
        <w:tc>
          <w:tcPr>
            <w:tcW w:w="1169" w:type="dxa"/>
            <w:vAlign w:val="bottom"/>
          </w:tcPr>
          <w:p w14:paraId="4E913CB6" w14:textId="77777777" w:rsidR="00872344" w:rsidRDefault="00872344">
            <w:pPr>
              <w:jc w:val="center"/>
              <w:rPr>
                <w:sz w:val="20"/>
                <w:szCs w:val="20"/>
              </w:rPr>
            </w:pPr>
          </w:p>
        </w:tc>
        <w:tc>
          <w:tcPr>
            <w:tcW w:w="718" w:type="dxa"/>
            <w:vAlign w:val="bottom"/>
          </w:tcPr>
          <w:p w14:paraId="34D2DF25" w14:textId="77777777" w:rsidR="00872344" w:rsidRDefault="00872344">
            <w:pPr>
              <w:jc w:val="center"/>
              <w:rPr>
                <w:sz w:val="20"/>
                <w:szCs w:val="20"/>
              </w:rPr>
            </w:pPr>
          </w:p>
        </w:tc>
        <w:tc>
          <w:tcPr>
            <w:tcW w:w="1169" w:type="dxa"/>
            <w:vAlign w:val="bottom"/>
          </w:tcPr>
          <w:p w14:paraId="18C75DCB" w14:textId="77777777" w:rsidR="00872344" w:rsidRDefault="00872344">
            <w:pPr>
              <w:jc w:val="right"/>
              <w:rPr>
                <w:sz w:val="20"/>
                <w:szCs w:val="20"/>
              </w:rPr>
            </w:pPr>
          </w:p>
        </w:tc>
        <w:tc>
          <w:tcPr>
            <w:tcW w:w="997" w:type="dxa"/>
            <w:vAlign w:val="bottom"/>
          </w:tcPr>
          <w:p w14:paraId="3365F5EF" w14:textId="77777777" w:rsidR="00872344" w:rsidRDefault="00872344">
            <w:pPr>
              <w:jc w:val="right"/>
              <w:rPr>
                <w:sz w:val="20"/>
                <w:szCs w:val="20"/>
              </w:rPr>
            </w:pPr>
          </w:p>
        </w:tc>
      </w:tr>
      <w:tr w:rsidR="00872344" w14:paraId="536A4557" w14:textId="77777777">
        <w:trPr>
          <w:trHeight w:val="256"/>
        </w:trPr>
        <w:tc>
          <w:tcPr>
            <w:tcW w:w="2775" w:type="dxa"/>
            <w:vAlign w:val="bottom"/>
          </w:tcPr>
          <w:p w14:paraId="2126A89F" w14:textId="77777777" w:rsidR="00872344" w:rsidRDefault="00A02A4C">
            <w:pPr>
              <w:jc w:val="center"/>
              <w:rPr>
                <w:b/>
                <w:bCs/>
                <w:sz w:val="20"/>
                <w:szCs w:val="20"/>
              </w:rPr>
            </w:pPr>
            <w:r>
              <w:rPr>
                <w:b/>
                <w:bCs/>
                <w:sz w:val="20"/>
                <w:szCs w:val="20"/>
              </w:rPr>
              <w:t>Leave-one-out cross validation</w:t>
            </w:r>
          </w:p>
        </w:tc>
        <w:tc>
          <w:tcPr>
            <w:tcW w:w="1082" w:type="dxa"/>
            <w:vAlign w:val="bottom"/>
          </w:tcPr>
          <w:p w14:paraId="631FA1D1" w14:textId="77777777" w:rsidR="00872344" w:rsidRDefault="00A02A4C">
            <w:pPr>
              <w:jc w:val="center"/>
              <w:rPr>
                <w:sz w:val="20"/>
                <w:szCs w:val="20"/>
              </w:rPr>
            </w:pPr>
            <w:r>
              <w:rPr>
                <w:sz w:val="20"/>
                <w:szCs w:val="20"/>
              </w:rPr>
              <w:t>Estimate</w:t>
            </w:r>
          </w:p>
        </w:tc>
        <w:tc>
          <w:tcPr>
            <w:tcW w:w="956" w:type="dxa"/>
            <w:vAlign w:val="bottom"/>
          </w:tcPr>
          <w:p w14:paraId="4F8FC8C2" w14:textId="77777777" w:rsidR="00872344" w:rsidRDefault="00A02A4C">
            <w:pPr>
              <w:jc w:val="center"/>
              <w:rPr>
                <w:sz w:val="20"/>
                <w:szCs w:val="20"/>
              </w:rPr>
            </w:pPr>
            <w:r>
              <w:rPr>
                <w:sz w:val="20"/>
                <w:szCs w:val="20"/>
              </w:rPr>
              <w:t>SE</w:t>
            </w:r>
          </w:p>
        </w:tc>
        <w:tc>
          <w:tcPr>
            <w:tcW w:w="1109" w:type="dxa"/>
            <w:vAlign w:val="bottom"/>
          </w:tcPr>
          <w:p w14:paraId="5A15A1A7" w14:textId="77777777" w:rsidR="00872344" w:rsidRDefault="00872344">
            <w:pPr>
              <w:jc w:val="center"/>
              <w:rPr>
                <w:sz w:val="20"/>
                <w:szCs w:val="20"/>
              </w:rPr>
            </w:pPr>
          </w:p>
        </w:tc>
        <w:tc>
          <w:tcPr>
            <w:tcW w:w="1169" w:type="dxa"/>
            <w:vAlign w:val="bottom"/>
          </w:tcPr>
          <w:p w14:paraId="0AE76215" w14:textId="77777777" w:rsidR="00872344" w:rsidRDefault="00872344">
            <w:pPr>
              <w:jc w:val="center"/>
              <w:rPr>
                <w:sz w:val="20"/>
                <w:szCs w:val="20"/>
              </w:rPr>
            </w:pPr>
          </w:p>
        </w:tc>
        <w:tc>
          <w:tcPr>
            <w:tcW w:w="718" w:type="dxa"/>
            <w:vAlign w:val="bottom"/>
          </w:tcPr>
          <w:p w14:paraId="69AA6E02" w14:textId="77777777" w:rsidR="00872344" w:rsidRDefault="00872344">
            <w:pPr>
              <w:jc w:val="center"/>
              <w:rPr>
                <w:sz w:val="20"/>
                <w:szCs w:val="20"/>
              </w:rPr>
            </w:pPr>
          </w:p>
        </w:tc>
        <w:tc>
          <w:tcPr>
            <w:tcW w:w="1169" w:type="dxa"/>
            <w:vAlign w:val="bottom"/>
          </w:tcPr>
          <w:p w14:paraId="4A4B2D46" w14:textId="77777777" w:rsidR="00872344" w:rsidRDefault="00872344">
            <w:pPr>
              <w:jc w:val="right"/>
              <w:rPr>
                <w:sz w:val="20"/>
                <w:szCs w:val="20"/>
              </w:rPr>
            </w:pPr>
          </w:p>
        </w:tc>
        <w:tc>
          <w:tcPr>
            <w:tcW w:w="997" w:type="dxa"/>
            <w:vAlign w:val="bottom"/>
          </w:tcPr>
          <w:p w14:paraId="4114BB82" w14:textId="77777777" w:rsidR="00872344" w:rsidRDefault="00872344">
            <w:pPr>
              <w:jc w:val="right"/>
              <w:rPr>
                <w:sz w:val="20"/>
                <w:szCs w:val="20"/>
              </w:rPr>
            </w:pPr>
          </w:p>
        </w:tc>
      </w:tr>
      <w:tr w:rsidR="00872344" w14:paraId="257F3D0F" w14:textId="77777777">
        <w:trPr>
          <w:trHeight w:val="256"/>
        </w:trPr>
        <w:tc>
          <w:tcPr>
            <w:tcW w:w="2775" w:type="dxa"/>
            <w:vAlign w:val="bottom"/>
          </w:tcPr>
          <w:p w14:paraId="2EF2EFA7" w14:textId="77777777" w:rsidR="00872344" w:rsidRDefault="00A02A4C">
            <w:pPr>
              <w:jc w:val="center"/>
              <w:rPr>
                <w:sz w:val="20"/>
                <w:szCs w:val="20"/>
              </w:rPr>
            </w:pPr>
            <w:r>
              <w:rPr>
                <w:sz w:val="20"/>
                <w:szCs w:val="20"/>
              </w:rPr>
              <w:t>Elpd LOO</w:t>
            </w:r>
          </w:p>
        </w:tc>
        <w:tc>
          <w:tcPr>
            <w:tcW w:w="1082" w:type="dxa"/>
            <w:vAlign w:val="bottom"/>
          </w:tcPr>
          <w:p w14:paraId="38E0935D" w14:textId="77777777" w:rsidR="00872344" w:rsidRDefault="00A02A4C">
            <w:pPr>
              <w:jc w:val="center"/>
              <w:rPr>
                <w:sz w:val="20"/>
                <w:szCs w:val="20"/>
              </w:rPr>
            </w:pPr>
            <w:r>
              <w:rPr>
                <w:sz w:val="20"/>
                <w:szCs w:val="20"/>
              </w:rPr>
              <w:t>-186.5</w:t>
            </w:r>
          </w:p>
        </w:tc>
        <w:tc>
          <w:tcPr>
            <w:tcW w:w="956" w:type="dxa"/>
            <w:vAlign w:val="bottom"/>
          </w:tcPr>
          <w:p w14:paraId="1A822B62" w14:textId="77777777" w:rsidR="00872344" w:rsidRDefault="00A02A4C">
            <w:pPr>
              <w:jc w:val="center"/>
              <w:rPr>
                <w:sz w:val="20"/>
                <w:szCs w:val="20"/>
              </w:rPr>
            </w:pPr>
            <w:r>
              <w:rPr>
                <w:sz w:val="20"/>
                <w:szCs w:val="20"/>
              </w:rPr>
              <w:t>11.7</w:t>
            </w:r>
          </w:p>
        </w:tc>
        <w:tc>
          <w:tcPr>
            <w:tcW w:w="1109" w:type="dxa"/>
            <w:vAlign w:val="bottom"/>
          </w:tcPr>
          <w:p w14:paraId="0EC704DA" w14:textId="77777777" w:rsidR="00872344" w:rsidRDefault="00872344">
            <w:pPr>
              <w:jc w:val="center"/>
              <w:rPr>
                <w:sz w:val="20"/>
                <w:szCs w:val="20"/>
              </w:rPr>
            </w:pPr>
          </w:p>
        </w:tc>
        <w:tc>
          <w:tcPr>
            <w:tcW w:w="1169" w:type="dxa"/>
            <w:vAlign w:val="bottom"/>
          </w:tcPr>
          <w:p w14:paraId="0411E628" w14:textId="77777777" w:rsidR="00872344" w:rsidRDefault="00872344">
            <w:pPr>
              <w:jc w:val="center"/>
              <w:rPr>
                <w:sz w:val="20"/>
                <w:szCs w:val="20"/>
              </w:rPr>
            </w:pPr>
          </w:p>
        </w:tc>
        <w:tc>
          <w:tcPr>
            <w:tcW w:w="718" w:type="dxa"/>
            <w:vAlign w:val="bottom"/>
          </w:tcPr>
          <w:p w14:paraId="3DB74088" w14:textId="77777777" w:rsidR="00872344" w:rsidRDefault="00872344">
            <w:pPr>
              <w:jc w:val="center"/>
              <w:rPr>
                <w:sz w:val="20"/>
                <w:szCs w:val="20"/>
              </w:rPr>
            </w:pPr>
          </w:p>
        </w:tc>
        <w:tc>
          <w:tcPr>
            <w:tcW w:w="1169" w:type="dxa"/>
            <w:vAlign w:val="bottom"/>
          </w:tcPr>
          <w:p w14:paraId="3A337D7E" w14:textId="77777777" w:rsidR="00872344" w:rsidRDefault="00872344">
            <w:pPr>
              <w:jc w:val="right"/>
              <w:rPr>
                <w:sz w:val="20"/>
                <w:szCs w:val="20"/>
              </w:rPr>
            </w:pPr>
          </w:p>
        </w:tc>
        <w:tc>
          <w:tcPr>
            <w:tcW w:w="997" w:type="dxa"/>
            <w:vAlign w:val="bottom"/>
          </w:tcPr>
          <w:p w14:paraId="64622DAD" w14:textId="77777777" w:rsidR="00872344" w:rsidRDefault="00872344">
            <w:pPr>
              <w:jc w:val="right"/>
              <w:rPr>
                <w:sz w:val="20"/>
                <w:szCs w:val="20"/>
              </w:rPr>
            </w:pPr>
          </w:p>
        </w:tc>
      </w:tr>
      <w:tr w:rsidR="00872344" w14:paraId="312267FA" w14:textId="77777777">
        <w:trPr>
          <w:trHeight w:val="256"/>
        </w:trPr>
        <w:tc>
          <w:tcPr>
            <w:tcW w:w="2775" w:type="dxa"/>
            <w:vAlign w:val="bottom"/>
          </w:tcPr>
          <w:p w14:paraId="1D5641EB" w14:textId="77777777" w:rsidR="00872344" w:rsidRDefault="00A02A4C">
            <w:pPr>
              <w:jc w:val="center"/>
              <w:rPr>
                <w:sz w:val="20"/>
                <w:szCs w:val="20"/>
              </w:rPr>
            </w:pPr>
            <w:r>
              <w:rPr>
                <w:sz w:val="20"/>
                <w:szCs w:val="20"/>
              </w:rPr>
              <w:t>P LOO</w:t>
            </w:r>
          </w:p>
        </w:tc>
        <w:tc>
          <w:tcPr>
            <w:tcW w:w="1082" w:type="dxa"/>
            <w:vAlign w:val="bottom"/>
          </w:tcPr>
          <w:p w14:paraId="112B8334" w14:textId="77777777" w:rsidR="00872344" w:rsidRDefault="00A02A4C">
            <w:pPr>
              <w:jc w:val="center"/>
              <w:rPr>
                <w:sz w:val="20"/>
                <w:szCs w:val="20"/>
              </w:rPr>
            </w:pPr>
            <w:r>
              <w:rPr>
                <w:sz w:val="20"/>
                <w:szCs w:val="20"/>
              </w:rPr>
              <w:t>33.9</w:t>
            </w:r>
          </w:p>
        </w:tc>
        <w:tc>
          <w:tcPr>
            <w:tcW w:w="956" w:type="dxa"/>
            <w:vAlign w:val="bottom"/>
          </w:tcPr>
          <w:p w14:paraId="4D552986" w14:textId="77777777" w:rsidR="00872344" w:rsidRDefault="00A02A4C">
            <w:pPr>
              <w:jc w:val="center"/>
              <w:rPr>
                <w:sz w:val="20"/>
                <w:szCs w:val="20"/>
              </w:rPr>
            </w:pPr>
            <w:r>
              <w:rPr>
                <w:sz w:val="20"/>
                <w:szCs w:val="20"/>
              </w:rPr>
              <w:t>3.2</w:t>
            </w:r>
          </w:p>
        </w:tc>
        <w:tc>
          <w:tcPr>
            <w:tcW w:w="1109" w:type="dxa"/>
            <w:vAlign w:val="bottom"/>
          </w:tcPr>
          <w:p w14:paraId="5726C608" w14:textId="77777777" w:rsidR="00872344" w:rsidRDefault="00872344">
            <w:pPr>
              <w:jc w:val="center"/>
              <w:rPr>
                <w:sz w:val="20"/>
                <w:szCs w:val="20"/>
              </w:rPr>
            </w:pPr>
          </w:p>
        </w:tc>
        <w:tc>
          <w:tcPr>
            <w:tcW w:w="1169" w:type="dxa"/>
            <w:vAlign w:val="bottom"/>
          </w:tcPr>
          <w:p w14:paraId="0587FE45" w14:textId="77777777" w:rsidR="00872344" w:rsidRDefault="00872344">
            <w:pPr>
              <w:jc w:val="center"/>
              <w:rPr>
                <w:sz w:val="20"/>
                <w:szCs w:val="20"/>
              </w:rPr>
            </w:pPr>
          </w:p>
        </w:tc>
        <w:tc>
          <w:tcPr>
            <w:tcW w:w="718" w:type="dxa"/>
            <w:vAlign w:val="bottom"/>
          </w:tcPr>
          <w:p w14:paraId="4D325CFB" w14:textId="77777777" w:rsidR="00872344" w:rsidRDefault="00872344">
            <w:pPr>
              <w:jc w:val="center"/>
              <w:rPr>
                <w:sz w:val="20"/>
                <w:szCs w:val="20"/>
              </w:rPr>
            </w:pPr>
          </w:p>
        </w:tc>
        <w:tc>
          <w:tcPr>
            <w:tcW w:w="1169" w:type="dxa"/>
            <w:vAlign w:val="bottom"/>
          </w:tcPr>
          <w:p w14:paraId="2025E0B4" w14:textId="77777777" w:rsidR="00872344" w:rsidRDefault="00872344">
            <w:pPr>
              <w:jc w:val="right"/>
              <w:rPr>
                <w:sz w:val="20"/>
                <w:szCs w:val="20"/>
              </w:rPr>
            </w:pPr>
          </w:p>
        </w:tc>
        <w:tc>
          <w:tcPr>
            <w:tcW w:w="997" w:type="dxa"/>
            <w:vAlign w:val="bottom"/>
          </w:tcPr>
          <w:p w14:paraId="682A12DC" w14:textId="77777777" w:rsidR="00872344" w:rsidRDefault="00872344">
            <w:pPr>
              <w:jc w:val="right"/>
              <w:rPr>
                <w:sz w:val="20"/>
                <w:szCs w:val="20"/>
              </w:rPr>
            </w:pPr>
          </w:p>
        </w:tc>
      </w:tr>
      <w:tr w:rsidR="00872344" w14:paraId="0A794AA3" w14:textId="77777777">
        <w:trPr>
          <w:trHeight w:val="256"/>
        </w:trPr>
        <w:tc>
          <w:tcPr>
            <w:tcW w:w="2775" w:type="dxa"/>
            <w:vAlign w:val="bottom"/>
          </w:tcPr>
          <w:p w14:paraId="0FFBA46F" w14:textId="77777777" w:rsidR="00872344" w:rsidRDefault="00A02A4C">
            <w:pPr>
              <w:jc w:val="center"/>
              <w:rPr>
                <w:sz w:val="20"/>
                <w:szCs w:val="20"/>
              </w:rPr>
            </w:pPr>
            <w:r>
              <w:rPr>
                <w:sz w:val="20"/>
                <w:szCs w:val="20"/>
              </w:rPr>
              <w:t>LOOIC</w:t>
            </w:r>
          </w:p>
        </w:tc>
        <w:tc>
          <w:tcPr>
            <w:tcW w:w="1082" w:type="dxa"/>
            <w:vAlign w:val="bottom"/>
          </w:tcPr>
          <w:p w14:paraId="43DFFC28" w14:textId="77777777" w:rsidR="00872344" w:rsidRDefault="00A02A4C">
            <w:pPr>
              <w:jc w:val="center"/>
              <w:rPr>
                <w:sz w:val="20"/>
                <w:szCs w:val="20"/>
              </w:rPr>
            </w:pPr>
            <w:r>
              <w:rPr>
                <w:sz w:val="20"/>
                <w:szCs w:val="20"/>
              </w:rPr>
              <w:t>372.9</w:t>
            </w:r>
          </w:p>
        </w:tc>
        <w:tc>
          <w:tcPr>
            <w:tcW w:w="956" w:type="dxa"/>
            <w:vAlign w:val="bottom"/>
          </w:tcPr>
          <w:p w14:paraId="02D96F77" w14:textId="77777777" w:rsidR="00872344" w:rsidRDefault="00A02A4C">
            <w:pPr>
              <w:jc w:val="center"/>
              <w:rPr>
                <w:sz w:val="20"/>
                <w:szCs w:val="20"/>
              </w:rPr>
            </w:pPr>
            <w:r>
              <w:rPr>
                <w:sz w:val="20"/>
                <w:szCs w:val="20"/>
              </w:rPr>
              <w:t>23.4</w:t>
            </w:r>
          </w:p>
        </w:tc>
        <w:tc>
          <w:tcPr>
            <w:tcW w:w="1109" w:type="dxa"/>
            <w:vAlign w:val="bottom"/>
          </w:tcPr>
          <w:p w14:paraId="6A95CF0B" w14:textId="77777777" w:rsidR="00872344" w:rsidRDefault="00872344">
            <w:pPr>
              <w:jc w:val="center"/>
              <w:rPr>
                <w:sz w:val="20"/>
                <w:szCs w:val="20"/>
              </w:rPr>
            </w:pPr>
          </w:p>
        </w:tc>
        <w:tc>
          <w:tcPr>
            <w:tcW w:w="1169" w:type="dxa"/>
            <w:vAlign w:val="bottom"/>
          </w:tcPr>
          <w:p w14:paraId="1034B64A" w14:textId="77777777" w:rsidR="00872344" w:rsidRDefault="00872344">
            <w:pPr>
              <w:jc w:val="center"/>
              <w:rPr>
                <w:sz w:val="20"/>
                <w:szCs w:val="20"/>
              </w:rPr>
            </w:pPr>
          </w:p>
        </w:tc>
        <w:tc>
          <w:tcPr>
            <w:tcW w:w="718" w:type="dxa"/>
            <w:vAlign w:val="bottom"/>
          </w:tcPr>
          <w:p w14:paraId="5141DE78" w14:textId="77777777" w:rsidR="00872344" w:rsidRDefault="00872344">
            <w:pPr>
              <w:jc w:val="center"/>
              <w:rPr>
                <w:sz w:val="20"/>
                <w:szCs w:val="20"/>
              </w:rPr>
            </w:pPr>
          </w:p>
        </w:tc>
        <w:tc>
          <w:tcPr>
            <w:tcW w:w="1169" w:type="dxa"/>
            <w:vAlign w:val="bottom"/>
          </w:tcPr>
          <w:p w14:paraId="6700742A" w14:textId="77777777" w:rsidR="00872344" w:rsidRDefault="00872344">
            <w:pPr>
              <w:jc w:val="right"/>
              <w:rPr>
                <w:sz w:val="20"/>
                <w:szCs w:val="20"/>
              </w:rPr>
            </w:pPr>
          </w:p>
        </w:tc>
        <w:tc>
          <w:tcPr>
            <w:tcW w:w="997" w:type="dxa"/>
            <w:vAlign w:val="bottom"/>
          </w:tcPr>
          <w:p w14:paraId="17754F8B" w14:textId="77777777" w:rsidR="00872344" w:rsidRDefault="00872344">
            <w:pPr>
              <w:jc w:val="right"/>
              <w:rPr>
                <w:sz w:val="20"/>
                <w:szCs w:val="20"/>
              </w:rPr>
            </w:pPr>
          </w:p>
        </w:tc>
      </w:tr>
      <w:tr w:rsidR="00872344" w14:paraId="0B5866B7" w14:textId="77777777">
        <w:trPr>
          <w:trHeight w:val="256"/>
        </w:trPr>
        <w:tc>
          <w:tcPr>
            <w:tcW w:w="2775" w:type="dxa"/>
            <w:vAlign w:val="bottom"/>
          </w:tcPr>
          <w:p w14:paraId="6A30F919" w14:textId="77777777" w:rsidR="00872344" w:rsidRDefault="00A02A4C">
            <w:pPr>
              <w:jc w:val="center"/>
              <w:rPr>
                <w:sz w:val="20"/>
                <w:szCs w:val="20"/>
              </w:rPr>
            </w:pPr>
            <w:r>
              <w:rPr>
                <w:sz w:val="20"/>
                <w:szCs w:val="20"/>
              </w:rPr>
              <w:t>Pareto k</w:t>
            </w:r>
          </w:p>
        </w:tc>
        <w:tc>
          <w:tcPr>
            <w:tcW w:w="1082" w:type="dxa"/>
            <w:vAlign w:val="bottom"/>
          </w:tcPr>
          <w:p w14:paraId="73D12286" w14:textId="77777777" w:rsidR="00872344" w:rsidRDefault="00A02A4C">
            <w:pPr>
              <w:jc w:val="center"/>
              <w:rPr>
                <w:sz w:val="20"/>
                <w:szCs w:val="20"/>
              </w:rPr>
            </w:pPr>
            <w:r>
              <w:rPr>
                <w:sz w:val="20"/>
                <w:szCs w:val="20"/>
              </w:rPr>
              <w:t xml:space="preserve">99.1% </w:t>
            </w:r>
            <w:r>
              <w:rPr>
                <w:sz w:val="20"/>
                <w:szCs w:val="20"/>
              </w:rPr>
              <w:t>&lt;0.5</w:t>
            </w:r>
          </w:p>
        </w:tc>
        <w:tc>
          <w:tcPr>
            <w:tcW w:w="956" w:type="dxa"/>
            <w:vAlign w:val="bottom"/>
          </w:tcPr>
          <w:p w14:paraId="392664D8" w14:textId="77777777" w:rsidR="00872344" w:rsidRDefault="00872344">
            <w:pPr>
              <w:jc w:val="center"/>
              <w:rPr>
                <w:sz w:val="20"/>
                <w:szCs w:val="20"/>
              </w:rPr>
            </w:pPr>
          </w:p>
        </w:tc>
        <w:tc>
          <w:tcPr>
            <w:tcW w:w="1109" w:type="dxa"/>
            <w:vAlign w:val="bottom"/>
          </w:tcPr>
          <w:p w14:paraId="10F7772E" w14:textId="77777777" w:rsidR="00872344" w:rsidRDefault="00872344">
            <w:pPr>
              <w:jc w:val="center"/>
              <w:rPr>
                <w:sz w:val="20"/>
                <w:szCs w:val="20"/>
              </w:rPr>
            </w:pPr>
          </w:p>
        </w:tc>
        <w:tc>
          <w:tcPr>
            <w:tcW w:w="1169" w:type="dxa"/>
            <w:vAlign w:val="bottom"/>
          </w:tcPr>
          <w:p w14:paraId="00A3E8D8" w14:textId="77777777" w:rsidR="00872344" w:rsidRDefault="00872344">
            <w:pPr>
              <w:jc w:val="center"/>
              <w:rPr>
                <w:sz w:val="20"/>
                <w:szCs w:val="20"/>
              </w:rPr>
            </w:pPr>
          </w:p>
        </w:tc>
        <w:tc>
          <w:tcPr>
            <w:tcW w:w="718" w:type="dxa"/>
            <w:vAlign w:val="bottom"/>
          </w:tcPr>
          <w:p w14:paraId="2B2864BC" w14:textId="77777777" w:rsidR="00872344" w:rsidRDefault="00872344">
            <w:pPr>
              <w:jc w:val="center"/>
              <w:rPr>
                <w:sz w:val="20"/>
                <w:szCs w:val="20"/>
              </w:rPr>
            </w:pPr>
          </w:p>
        </w:tc>
        <w:tc>
          <w:tcPr>
            <w:tcW w:w="1169" w:type="dxa"/>
            <w:vAlign w:val="bottom"/>
          </w:tcPr>
          <w:p w14:paraId="47AD57F7" w14:textId="77777777" w:rsidR="00872344" w:rsidRDefault="00872344">
            <w:pPr>
              <w:jc w:val="right"/>
              <w:rPr>
                <w:sz w:val="20"/>
                <w:szCs w:val="20"/>
              </w:rPr>
            </w:pPr>
          </w:p>
        </w:tc>
        <w:tc>
          <w:tcPr>
            <w:tcW w:w="997" w:type="dxa"/>
            <w:vAlign w:val="bottom"/>
          </w:tcPr>
          <w:p w14:paraId="601471A3" w14:textId="77777777" w:rsidR="00872344" w:rsidRDefault="00872344">
            <w:pPr>
              <w:jc w:val="right"/>
              <w:rPr>
                <w:sz w:val="20"/>
                <w:szCs w:val="20"/>
              </w:rPr>
            </w:pPr>
          </w:p>
        </w:tc>
      </w:tr>
    </w:tbl>
    <w:p w14:paraId="59692E8E" w14:textId="77777777" w:rsidR="00872344" w:rsidRDefault="00872344"/>
    <w:sectPr w:rsidR="00872344">
      <w:headerReference w:type="default" r:id="rId13"/>
      <w:pgSz w:w="12240" w:h="15840"/>
      <w:pgMar w:top="1693" w:right="1134" w:bottom="1134" w:left="1134" w:header="1134" w:footer="0" w:gutter="0"/>
      <w:cols w:space="720"/>
      <w:formProt w:val="0"/>
      <w:docGrid w:linePitch="312"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hristina Zdenek" w:date="2021-04-21T16:24:00Z" w:initials="CZ">
    <w:p w14:paraId="4FE02E67" w14:textId="77777777" w:rsidR="00036F2E" w:rsidRDefault="00036F2E">
      <w:pPr>
        <w:pStyle w:val="CommentText"/>
      </w:pPr>
      <w:r>
        <w:rPr>
          <w:rStyle w:val="CommentReference"/>
        </w:rPr>
        <w:annotationRef/>
      </w:r>
      <w:r>
        <w:t xml:space="preserve">We can even put the last version of fig 1 as supplementary, if you think that’s a good idea. </w:t>
      </w:r>
    </w:p>
    <w:p w14:paraId="7936F7AC" w14:textId="692C1D1E" w:rsidR="00036F2E" w:rsidRDefault="00036F2E">
      <w:pPr>
        <w:pStyle w:val="CommentText"/>
      </w:pPr>
      <w:r>
        <w:t>We’re thinking it’s best this way so as to separate the control vs treatment since that’s the main aim of the paper, but the original one still provides a genus-level comparison of behaviours overall.</w:t>
      </w:r>
    </w:p>
  </w:comment>
  <w:comment w:id="2" w:author="Christina Zdenek" w:date="2021-04-21T16:27:00Z" w:initials="CZ">
    <w:p w14:paraId="0514314D" w14:textId="6E7F826D" w:rsidR="00F5481B" w:rsidRDefault="00F5481B">
      <w:pPr>
        <w:pStyle w:val="CommentText"/>
      </w:pPr>
      <w:r>
        <w:rPr>
          <w:rStyle w:val="CommentReference"/>
        </w:rPr>
        <w:annotationRef/>
      </w:r>
      <w:r>
        <w:t xml:space="preserve">We think that ‘Proportion of traits’ should be bigger than the other y-axes text so that it’s more obvious that it pertains to all three, rather than, say, just the middle one </w:t>
      </w:r>
    </w:p>
  </w:comment>
  <w:comment w:id="3" w:author="Christina Zdenek" w:date="2021-04-21T16:33:00Z" w:initials="CZ">
    <w:p w14:paraId="763B770A" w14:textId="115F1F00" w:rsidR="009942DE" w:rsidRDefault="009942DE">
      <w:pPr>
        <w:pStyle w:val="CommentText"/>
      </w:pPr>
      <w:r>
        <w:rPr>
          <w:rStyle w:val="CommentReference"/>
        </w:rPr>
        <w:annotationRef/>
      </w:r>
      <w:r>
        <w:t>Really minor, but can we also put a small vertical line under ‘Active Elapid’, similar to the other genera?</w:t>
      </w:r>
    </w:p>
  </w:comment>
  <w:comment w:id="16" w:author="Christina Zdenek" w:date="2021-04-12T15:29:00Z" w:initials="CZ">
    <w:p w14:paraId="25395E85" w14:textId="77777777" w:rsidR="006312DE" w:rsidRDefault="006312DE" w:rsidP="006312DE">
      <w:pPr>
        <w:pStyle w:val="CommentText"/>
      </w:pPr>
      <w:r>
        <w:rPr>
          <w:rStyle w:val="CommentReference"/>
        </w:rPr>
        <w:annotationRef/>
      </w:r>
      <w:r>
        <w:t>Can we please see how the fig would look without cropping any of the snake pics? The top two look quite nice in this regard, and seeing the tail is quite important in snake photos b/c it gives the viewer an indication of its foraging mode (eg. Caudal lures for some ambushers) and sometimes habitat preference (e.g. long tails in tree snakes b/c live in trees). Chris agrees we should have the whole snake in the box uncropped.</w:t>
      </w:r>
    </w:p>
  </w:comment>
  <w:comment w:id="22" w:author="Christina Zdenek" w:date="2021-04-21T16:22:00Z" w:initials="CZ">
    <w:p w14:paraId="4F3E6B04" w14:textId="130B46F6" w:rsidR="00D94BC1" w:rsidRDefault="00D94BC1">
      <w:pPr>
        <w:pStyle w:val="CommentText"/>
      </w:pPr>
      <w:r>
        <w:rPr>
          <w:rStyle w:val="CommentReference"/>
        </w:rPr>
        <w:annotationRef/>
      </w:r>
      <w:r>
        <w:t xml:space="preserve">Lachy and I think it’s best to have the symbols adjacent to each other rather than stacking (so like the last version) b/c otherwise the viewer cannot tell which sound the death adders did vs did not freeze in. </w:t>
      </w:r>
    </w:p>
  </w:comment>
  <w:comment w:id="23" w:author="Christina Zdenek" w:date="2021-04-21T16:37:00Z" w:initials="CZ">
    <w:p w14:paraId="44C73FAA" w14:textId="66EC80BC" w:rsidR="00C34A3A" w:rsidRDefault="00C34A3A">
      <w:pPr>
        <w:pStyle w:val="CommentText"/>
      </w:pPr>
      <w:r>
        <w:rPr>
          <w:rStyle w:val="CommentReference"/>
        </w:rPr>
        <w:annotationRef/>
      </w:r>
      <w:r>
        <w:t>Great new histogram! It takes a minute to work out what it’s showing, but it’s very clear thereafter, and I think the audience will appreciate viewing the data that goes into the probability figures to the right!</w:t>
      </w:r>
    </w:p>
  </w:comment>
  <w:comment w:id="24" w:author="Christina Zdenek" w:date="2021-04-21T16:13:00Z" w:initials="CZ">
    <w:p w14:paraId="76380BD3" w14:textId="77777777" w:rsidR="00020FA5" w:rsidRDefault="00020FA5">
      <w:pPr>
        <w:pStyle w:val="CommentText"/>
      </w:pPr>
      <w:r>
        <w:rPr>
          <w:rStyle w:val="CommentReference"/>
        </w:rPr>
        <w:annotationRef/>
      </w:r>
      <w:r>
        <w:t xml:space="preserve">Lachy and I think it’s best if a space gap was placed b/w B and D, and also C and E. That way, it’s immediately more obvious that B and C should be read together, and D and E should be read together. </w:t>
      </w:r>
    </w:p>
    <w:p w14:paraId="4F487911" w14:textId="77777777" w:rsidR="00BB568F" w:rsidRDefault="00BB568F">
      <w:pPr>
        <w:pStyle w:val="CommentText"/>
      </w:pPr>
      <w:r>
        <w:t>Also, is it possible to make the y-axis #s and labels larger font? Particularly the y-axis labels, as this is the crucial part and should really stand out.</w:t>
      </w:r>
    </w:p>
    <w:p w14:paraId="6838F3E1" w14:textId="693BC234" w:rsidR="00BB568F" w:rsidRDefault="00BB568F">
      <w:pPr>
        <w:pStyle w:val="CommentText"/>
      </w:pPr>
      <w:r>
        <w:t>Also, maybe make the 20% block example (top right of A) as white so that it’s not associated with Hoplo.</w:t>
      </w:r>
    </w:p>
  </w:comment>
  <w:comment w:id="29" w:author="Christina Zdenek" w:date="2021-04-19T13:32:00Z" w:initials="CZ">
    <w:p w14:paraId="51734CB4" w14:textId="4521B401" w:rsidR="00EF2FEE" w:rsidRDefault="00EF2FEE">
      <w:pPr>
        <w:pStyle w:val="CommentText"/>
      </w:pPr>
      <w:r>
        <w:rPr>
          <w:rStyle w:val="CommentReference"/>
        </w:rPr>
        <w:annotationRef/>
      </w:r>
      <w:r>
        <w:t>Thresholds? B/c it’s hard to imagine a single line being an interval.</w:t>
      </w:r>
    </w:p>
  </w:comment>
  <w:comment w:id="36" w:author="Christina Zdenek" w:date="2021-04-21T16:40:00Z" w:initials="CZ">
    <w:p w14:paraId="66BC09EB" w14:textId="05B23067" w:rsidR="005E7DC4" w:rsidRDefault="005E7DC4">
      <w:pPr>
        <w:pStyle w:val="CommentText"/>
      </w:pPr>
      <w:r>
        <w:rPr>
          <w:rStyle w:val="CommentReference"/>
        </w:rPr>
        <w:annotationRef/>
      </w:r>
      <w:r>
        <w:t>I think we should briefly mention Permanova in the fig 2 and 3 legends where we talk about significance and partially transparent things.</w:t>
      </w:r>
    </w:p>
  </w:comment>
  <w:comment w:id="37" w:author="Unknown Author" w:date="2021-04-14T13:56:00Z" w:initials="">
    <w:p w14:paraId="34BCF4E4" w14:textId="77777777" w:rsidR="00872344" w:rsidRDefault="00A02A4C">
      <w:r>
        <w:rPr>
          <w:sz w:val="20"/>
        </w:rPr>
        <w:t>Results.</w:t>
      </w:r>
    </w:p>
  </w:comment>
  <w:comment w:id="38" w:author="Christina Zdenek" w:date="2021-04-21T16:42:00Z" w:initials="CZ">
    <w:p w14:paraId="2294E75F" w14:textId="05E913B3" w:rsidR="00A152B5" w:rsidRDefault="00A152B5">
      <w:pPr>
        <w:pStyle w:val="CommentText"/>
      </w:pPr>
      <w:r>
        <w:rPr>
          <w:rStyle w:val="CommentReference"/>
        </w:rPr>
        <w:annotationRef/>
      </w:r>
      <w:r>
        <w:t>But still significant, yeah? Re P=0.003 for sound as contributor to variation.</w:t>
      </w:r>
      <w:r w:rsidR="001D3992">
        <w:t xml:space="preserve"> So maybe this should get a mention?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36F7AC" w15:done="0"/>
  <w15:commentEx w15:paraId="0514314D" w15:done="0"/>
  <w15:commentEx w15:paraId="763B770A" w15:done="0"/>
  <w15:commentEx w15:paraId="25395E85" w15:done="0"/>
  <w15:commentEx w15:paraId="4F3E6B04" w15:done="0"/>
  <w15:commentEx w15:paraId="44C73FAA" w15:done="0"/>
  <w15:commentEx w15:paraId="6838F3E1" w15:done="0"/>
  <w15:commentEx w15:paraId="51734CB4" w15:done="0"/>
  <w15:commentEx w15:paraId="66BC09EB" w15:done="0"/>
  <w15:commentEx w15:paraId="34BCF4E4" w15:done="0"/>
  <w15:commentEx w15:paraId="2294E7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AD059" w16cex:dateUtc="2021-04-21T06:24:00Z"/>
  <w16cex:commentExtensible w16cex:durableId="242AD0FE" w16cex:dateUtc="2021-04-21T06:27:00Z"/>
  <w16cex:commentExtensible w16cex:durableId="242AD269" w16cex:dateUtc="2021-04-21T06:33:00Z"/>
  <w16cex:commentExtensible w16cex:durableId="241EE5C8" w16cex:dateUtc="2021-04-12T05:29:00Z"/>
  <w16cex:commentExtensible w16cex:durableId="242ACFDB" w16cex:dateUtc="2021-04-21T06:22:00Z"/>
  <w16cex:commentExtensible w16cex:durableId="242AD32C" w16cex:dateUtc="2021-04-21T06:37:00Z"/>
  <w16cex:commentExtensible w16cex:durableId="242ACD8F" w16cex:dateUtc="2021-04-21T06:13:00Z"/>
  <w16cex:commentExtensible w16cex:durableId="24280506" w16cex:dateUtc="2021-04-19T03:32:00Z"/>
  <w16cex:commentExtensible w16cex:durableId="242AD3FD" w16cex:dateUtc="2021-04-21T06:40:00Z"/>
  <w16cex:commentExtensible w16cex:durableId="242AD465" w16cex:dateUtc="2021-04-21T0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36F7AC" w16cid:durableId="242AD059"/>
  <w16cid:commentId w16cid:paraId="0514314D" w16cid:durableId="242AD0FE"/>
  <w16cid:commentId w16cid:paraId="763B770A" w16cid:durableId="242AD269"/>
  <w16cid:commentId w16cid:paraId="25395E85" w16cid:durableId="241EE5C8"/>
  <w16cid:commentId w16cid:paraId="4F3E6B04" w16cid:durableId="242ACFDB"/>
  <w16cid:commentId w16cid:paraId="44C73FAA" w16cid:durableId="242AD32C"/>
  <w16cid:commentId w16cid:paraId="6838F3E1" w16cid:durableId="242ACD8F"/>
  <w16cid:commentId w16cid:paraId="51734CB4" w16cid:durableId="24280506"/>
  <w16cid:commentId w16cid:paraId="66BC09EB" w16cid:durableId="242AD3FD"/>
  <w16cid:commentId w16cid:paraId="34BCF4E4" w16cid:durableId="2427FF1F"/>
  <w16cid:commentId w16cid:paraId="2294E75F" w16cid:durableId="242AD4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5B0B11" w14:textId="77777777" w:rsidR="00A02A4C" w:rsidRDefault="00A02A4C">
      <w:r>
        <w:separator/>
      </w:r>
    </w:p>
  </w:endnote>
  <w:endnote w:type="continuationSeparator" w:id="0">
    <w:p w14:paraId="3DFCCC4B" w14:textId="77777777" w:rsidR="00A02A4C" w:rsidRDefault="00A02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panose1 w:val="020B0604020202020204"/>
    <w:charset w:val="01"/>
    <w:family w:val="roman"/>
    <w:pitch w:val="variable"/>
  </w:font>
  <w:font w:name="Noto Serif CJK SC">
    <w:panose1 w:val="020B0604020202020204"/>
    <w:charset w:val="00"/>
    <w:family w:val="roman"/>
    <w:notTrueType/>
    <w:pitch w:val="default"/>
  </w:font>
  <w:font w:name="Droid Sans Devanagari">
    <w:altName w:val="Segoe UI"/>
    <w:panose1 w:val="020B0604020202020204"/>
    <w:charset w:val="00"/>
    <w:family w:val="roman"/>
    <w:notTrueType/>
    <w:pitch w:val="default"/>
  </w:font>
  <w:font w:name="Times New Roman">
    <w:panose1 w:val="02020603050405020304"/>
    <w:charset w:val="00"/>
    <w:family w:val="roman"/>
    <w:pitch w:val="variable"/>
    <w:sig w:usb0="20002A87" w:usb1="80000000" w:usb2="00000008"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1C2F81" w14:textId="77777777" w:rsidR="00A02A4C" w:rsidRDefault="00A02A4C">
      <w:r>
        <w:separator/>
      </w:r>
    </w:p>
  </w:footnote>
  <w:footnote w:type="continuationSeparator" w:id="0">
    <w:p w14:paraId="3C8B6504" w14:textId="77777777" w:rsidR="00A02A4C" w:rsidRDefault="00A02A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B67A5" w14:textId="77777777" w:rsidR="00872344" w:rsidRDefault="00872344">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ina Zdenek">
    <w15:presenceInfo w15:providerId="AD" w15:userId="S::uqczdene@uq.edu.au::74f08455-c616-4b28-9a5a-e41a97b20b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344"/>
    <w:rsid w:val="00020FA5"/>
    <w:rsid w:val="00036F2E"/>
    <w:rsid w:val="000536E6"/>
    <w:rsid w:val="000B0F96"/>
    <w:rsid w:val="000B15E1"/>
    <w:rsid w:val="001D3992"/>
    <w:rsid w:val="00470C6B"/>
    <w:rsid w:val="004C330A"/>
    <w:rsid w:val="005A28C8"/>
    <w:rsid w:val="005E7DC4"/>
    <w:rsid w:val="00622560"/>
    <w:rsid w:val="006312DE"/>
    <w:rsid w:val="00632061"/>
    <w:rsid w:val="00715DA6"/>
    <w:rsid w:val="00872344"/>
    <w:rsid w:val="008B6CBC"/>
    <w:rsid w:val="008C30A0"/>
    <w:rsid w:val="008D7A3E"/>
    <w:rsid w:val="009942DE"/>
    <w:rsid w:val="00A02A4C"/>
    <w:rsid w:val="00A152B5"/>
    <w:rsid w:val="00B2355E"/>
    <w:rsid w:val="00BB568F"/>
    <w:rsid w:val="00BC1059"/>
    <w:rsid w:val="00C15ECE"/>
    <w:rsid w:val="00C34A3A"/>
    <w:rsid w:val="00C857BD"/>
    <w:rsid w:val="00D94BC1"/>
    <w:rsid w:val="00DC5E59"/>
    <w:rsid w:val="00DD63F5"/>
    <w:rsid w:val="00E109FC"/>
    <w:rsid w:val="00EF2FEE"/>
    <w:rsid w:val="00F314EB"/>
    <w:rsid w:val="00F548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57DC3EF"/>
  <w15:docId w15:val="{124C7E07-D0B1-8B46-A05F-7F9CDA839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Droid Sans Devanagari"/>
        <w:kern w:val="2"/>
        <w:sz w:val="24"/>
        <w:szCs w:val="24"/>
        <w:lang w:val="en-A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DC5E59"/>
    <w:rPr>
      <w:b/>
      <w:bCs/>
    </w:rPr>
  </w:style>
  <w:style w:type="character" w:customStyle="1" w:styleId="CommentSubjectChar">
    <w:name w:val="Comment Subject Char"/>
    <w:basedOn w:val="CommentTextChar"/>
    <w:link w:val="CommentSubject"/>
    <w:uiPriority w:val="99"/>
    <w:semiHidden/>
    <w:rsid w:val="00DC5E59"/>
    <w:rPr>
      <w:rFonts w:cs="Mangal"/>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endnotes" Target="end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744</TotalTime>
  <Pages>10</Pages>
  <Words>2212</Words>
  <Characters>12615</Characters>
  <Application>Microsoft Office Word</Application>
  <DocSecurity>0</DocSecurity>
  <Lines>105</Lines>
  <Paragraphs>29</Paragraphs>
  <ScaleCrop>false</ScaleCrop>
  <Company/>
  <LinksUpToDate>false</LinksUpToDate>
  <CharactersWithSpaces>14798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Staples</dc:creator>
  <dc:description/>
  <cp:lastModifiedBy>Christina Zdenek</cp:lastModifiedBy>
  <cp:revision>344</cp:revision>
  <dcterms:created xsi:type="dcterms:W3CDTF">2021-03-30T16:00:00Z</dcterms:created>
  <dcterms:modified xsi:type="dcterms:W3CDTF">2021-04-21T06:42:00Z</dcterms:modified>
  <dc:language>en-AU</dc:language>
</cp:coreProperties>
</file>